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9B9D5" w14:textId="0EEDD8A3" w:rsidR="00D10744" w:rsidRDefault="00102F62" w:rsidP="002112B6">
      <w:pPr>
        <w:spacing w:line="276" w:lineRule="auto"/>
        <w:jc w:val="center"/>
        <w:rPr>
          <w:rFonts w:asciiTheme="minorBidi" w:hAnsiTheme="minorBidi"/>
          <w:b/>
          <w:bCs/>
          <w:sz w:val="28"/>
          <w:szCs w:val="28"/>
        </w:rPr>
      </w:pPr>
      <w:r>
        <w:rPr>
          <w:rFonts w:asciiTheme="minorBidi" w:hAnsiTheme="minorBidi"/>
          <w:b/>
          <w:bCs/>
          <w:sz w:val="28"/>
          <w:szCs w:val="28"/>
        </w:rPr>
        <w:fldChar w:fldCharType="begin"/>
      </w:r>
      <w:r>
        <w:rPr>
          <w:rFonts w:asciiTheme="minorBidi" w:hAnsiTheme="minorBidi"/>
          <w:b/>
          <w:bCs/>
          <w:sz w:val="28"/>
          <w:szCs w:val="28"/>
        </w:rPr>
        <w:instrText xml:space="preserve"> MACROBUTTON MTEditEquationSection2 </w:instrText>
      </w:r>
      <w:r w:rsidRPr="00102F62">
        <w:rPr>
          <w:rStyle w:val="MTEquationSection"/>
        </w:rPr>
        <w:instrText>Equation Chapter 1 Section 1</w:instrText>
      </w:r>
      <w:r>
        <w:rPr>
          <w:rFonts w:asciiTheme="minorBidi" w:hAnsiTheme="minorBidi"/>
          <w:b/>
          <w:bCs/>
          <w:sz w:val="28"/>
          <w:szCs w:val="28"/>
        </w:rPr>
        <w:fldChar w:fldCharType="begin"/>
      </w:r>
      <w:r>
        <w:rPr>
          <w:rFonts w:asciiTheme="minorBidi" w:hAnsiTheme="minorBidi"/>
          <w:b/>
          <w:bCs/>
          <w:sz w:val="28"/>
          <w:szCs w:val="28"/>
        </w:rPr>
        <w:instrText xml:space="preserve"> SEQ MTEqn \r \h \* MERGEFORMAT </w:instrText>
      </w:r>
      <w:r>
        <w:rPr>
          <w:rFonts w:asciiTheme="minorBidi" w:hAnsiTheme="minorBidi"/>
          <w:b/>
          <w:bCs/>
          <w:sz w:val="28"/>
          <w:szCs w:val="28"/>
        </w:rPr>
        <w:fldChar w:fldCharType="end"/>
      </w:r>
      <w:r>
        <w:rPr>
          <w:rFonts w:asciiTheme="minorBidi" w:hAnsiTheme="minorBidi"/>
          <w:b/>
          <w:bCs/>
          <w:sz w:val="28"/>
          <w:szCs w:val="28"/>
        </w:rPr>
        <w:fldChar w:fldCharType="begin"/>
      </w:r>
      <w:r>
        <w:rPr>
          <w:rFonts w:asciiTheme="minorBidi" w:hAnsiTheme="minorBidi"/>
          <w:b/>
          <w:bCs/>
          <w:sz w:val="28"/>
          <w:szCs w:val="28"/>
        </w:rPr>
        <w:instrText xml:space="preserve"> SEQ MTSec \r 1 \h \* MERGEFORMAT </w:instrText>
      </w:r>
      <w:r>
        <w:rPr>
          <w:rFonts w:asciiTheme="minorBidi" w:hAnsiTheme="minorBidi"/>
          <w:b/>
          <w:bCs/>
          <w:sz w:val="28"/>
          <w:szCs w:val="28"/>
        </w:rPr>
        <w:fldChar w:fldCharType="end"/>
      </w:r>
      <w:r>
        <w:rPr>
          <w:rFonts w:asciiTheme="minorBidi" w:hAnsiTheme="minorBidi"/>
          <w:b/>
          <w:bCs/>
          <w:sz w:val="28"/>
          <w:szCs w:val="28"/>
        </w:rPr>
        <w:fldChar w:fldCharType="begin"/>
      </w:r>
      <w:r>
        <w:rPr>
          <w:rFonts w:asciiTheme="minorBidi" w:hAnsiTheme="minorBidi"/>
          <w:b/>
          <w:bCs/>
          <w:sz w:val="28"/>
          <w:szCs w:val="28"/>
        </w:rPr>
        <w:instrText xml:space="preserve"> SEQ MTChap \r 1 \h \* MERGEFORMAT </w:instrText>
      </w:r>
      <w:r>
        <w:rPr>
          <w:rFonts w:asciiTheme="minorBidi" w:hAnsiTheme="minorBidi"/>
          <w:b/>
          <w:bCs/>
          <w:sz w:val="28"/>
          <w:szCs w:val="28"/>
        </w:rPr>
        <w:fldChar w:fldCharType="end"/>
      </w:r>
      <w:r>
        <w:rPr>
          <w:rFonts w:asciiTheme="minorBidi" w:hAnsiTheme="minorBidi"/>
          <w:b/>
          <w:bCs/>
          <w:sz w:val="28"/>
          <w:szCs w:val="28"/>
        </w:rPr>
        <w:fldChar w:fldCharType="end"/>
      </w:r>
      <w:r w:rsidR="00125FD7" w:rsidRPr="00125FD7">
        <w:rPr>
          <w:rFonts w:asciiTheme="minorBidi" w:hAnsiTheme="minorBidi"/>
          <w:b/>
          <w:bCs/>
          <w:sz w:val="28"/>
          <w:szCs w:val="28"/>
        </w:rPr>
        <w:t>MULTISCALE MODELING OF LV GROWTH</w:t>
      </w:r>
      <w:r w:rsidR="00D131B9">
        <w:rPr>
          <w:rFonts w:asciiTheme="minorBidi" w:hAnsiTheme="minorBidi"/>
          <w:b/>
          <w:bCs/>
          <w:sz w:val="28"/>
          <w:szCs w:val="28"/>
        </w:rPr>
        <w:t xml:space="preserve"> </w:t>
      </w:r>
      <w:r w:rsidR="00125FD7" w:rsidRPr="00125FD7">
        <w:rPr>
          <w:rFonts w:asciiTheme="minorBidi" w:hAnsiTheme="minorBidi"/>
          <w:b/>
          <w:bCs/>
          <w:sz w:val="28"/>
          <w:szCs w:val="28"/>
        </w:rPr>
        <w:t>UNDER AUTONOMIC REGULATION OF BAROREFLEX FEEDBACK LOOP</w:t>
      </w:r>
    </w:p>
    <w:p w14:paraId="50598C14" w14:textId="77777777" w:rsidR="007F1D60" w:rsidRPr="000E179F" w:rsidRDefault="007F1D60" w:rsidP="002112B6">
      <w:pPr>
        <w:spacing w:line="276" w:lineRule="auto"/>
        <w:jc w:val="both"/>
        <w:rPr>
          <w:rFonts w:asciiTheme="minorBidi" w:hAnsiTheme="minorBidi"/>
          <w:b/>
          <w:bCs/>
          <w:sz w:val="28"/>
          <w:szCs w:val="28"/>
        </w:rPr>
      </w:pPr>
    </w:p>
    <w:p w14:paraId="1828DA10" w14:textId="53F7A7C1" w:rsidR="000A2500" w:rsidRPr="00FB03BB" w:rsidRDefault="000A2500" w:rsidP="002112B6">
      <w:pPr>
        <w:spacing w:line="276" w:lineRule="auto"/>
        <w:jc w:val="both"/>
        <w:rPr>
          <w:rFonts w:asciiTheme="minorBidi" w:hAnsiTheme="minorBidi"/>
          <w:sz w:val="22"/>
          <w:szCs w:val="22"/>
        </w:rPr>
      </w:pPr>
      <w:r w:rsidRPr="00FB03BB">
        <w:rPr>
          <w:rFonts w:asciiTheme="minorBidi" w:hAnsiTheme="minorBidi"/>
          <w:sz w:val="22"/>
          <w:szCs w:val="22"/>
        </w:rPr>
        <w:t>Hossein Sharifi</w:t>
      </w:r>
      <w:r w:rsidRPr="00A9030E">
        <w:rPr>
          <w:rFonts w:asciiTheme="minorBidi" w:hAnsiTheme="minorBidi"/>
          <w:sz w:val="22"/>
          <w:szCs w:val="22"/>
          <w:vertAlign w:val="superscript"/>
        </w:rPr>
        <w:t>1</w:t>
      </w:r>
    </w:p>
    <w:p w14:paraId="724262BD" w14:textId="77777777" w:rsidR="000A2500" w:rsidRPr="00FB03BB" w:rsidRDefault="000A2500" w:rsidP="002112B6">
      <w:pPr>
        <w:spacing w:line="276" w:lineRule="auto"/>
        <w:jc w:val="both"/>
        <w:rPr>
          <w:rFonts w:asciiTheme="minorBidi" w:hAnsiTheme="minorBidi"/>
          <w:sz w:val="22"/>
          <w:szCs w:val="22"/>
        </w:rPr>
      </w:pPr>
      <w:r w:rsidRPr="00FB03BB">
        <w:rPr>
          <w:rFonts w:asciiTheme="minorBidi" w:hAnsiTheme="minorBidi"/>
          <w:sz w:val="22"/>
          <w:szCs w:val="22"/>
        </w:rPr>
        <w:t>Charles K. Mann</w:t>
      </w:r>
      <w:r w:rsidRPr="00A9030E">
        <w:rPr>
          <w:rFonts w:asciiTheme="minorBidi" w:hAnsiTheme="minorBidi"/>
          <w:sz w:val="22"/>
          <w:szCs w:val="22"/>
          <w:vertAlign w:val="superscript"/>
        </w:rPr>
        <w:t>1</w:t>
      </w:r>
    </w:p>
    <w:p w14:paraId="77D2DF13" w14:textId="4A1551D6" w:rsidR="000A2500" w:rsidRPr="00A9030E" w:rsidRDefault="000A2500" w:rsidP="002112B6">
      <w:pPr>
        <w:spacing w:line="276" w:lineRule="auto"/>
        <w:jc w:val="both"/>
        <w:rPr>
          <w:rFonts w:asciiTheme="minorBidi" w:hAnsiTheme="minorBidi"/>
          <w:sz w:val="22"/>
          <w:szCs w:val="22"/>
          <w:vertAlign w:val="superscript"/>
        </w:rPr>
      </w:pPr>
      <w:r w:rsidRPr="00FB03BB">
        <w:rPr>
          <w:rFonts w:asciiTheme="minorBidi" w:hAnsiTheme="minorBidi"/>
          <w:sz w:val="22"/>
          <w:szCs w:val="22"/>
        </w:rPr>
        <w:t>Jonathan F. Wenk</w:t>
      </w:r>
      <w:r w:rsidR="00A9030E">
        <w:rPr>
          <w:rFonts w:asciiTheme="minorBidi" w:hAnsiTheme="minorBidi"/>
          <w:sz w:val="22"/>
          <w:szCs w:val="22"/>
          <w:vertAlign w:val="superscript"/>
        </w:rPr>
        <w:t>1,2</w:t>
      </w:r>
      <w:r w:rsidR="0067438C">
        <w:rPr>
          <w:rFonts w:asciiTheme="minorBidi" w:hAnsiTheme="minorBidi"/>
          <w:sz w:val="22"/>
          <w:szCs w:val="22"/>
          <w:vertAlign w:val="superscript"/>
        </w:rPr>
        <w:t>*</w:t>
      </w:r>
    </w:p>
    <w:p w14:paraId="6FC4C3D3" w14:textId="77777777" w:rsidR="000A2500" w:rsidRPr="00FB03BB" w:rsidRDefault="000A2500" w:rsidP="002112B6">
      <w:pPr>
        <w:spacing w:line="276" w:lineRule="auto"/>
        <w:jc w:val="both"/>
        <w:rPr>
          <w:rFonts w:asciiTheme="minorBidi" w:hAnsiTheme="minorBidi"/>
          <w:sz w:val="22"/>
          <w:szCs w:val="22"/>
        </w:rPr>
      </w:pPr>
      <w:r w:rsidRPr="00FB03BB">
        <w:rPr>
          <w:rFonts w:asciiTheme="minorBidi" w:hAnsiTheme="minorBidi"/>
          <w:sz w:val="22"/>
          <w:szCs w:val="22"/>
        </w:rPr>
        <w:t>Kenneth S. Campbell</w:t>
      </w:r>
      <w:r w:rsidRPr="0067438C">
        <w:rPr>
          <w:rFonts w:asciiTheme="minorBidi" w:hAnsiTheme="minorBidi"/>
          <w:sz w:val="22"/>
          <w:szCs w:val="22"/>
          <w:vertAlign w:val="superscript"/>
        </w:rPr>
        <w:t>3</w:t>
      </w:r>
    </w:p>
    <w:p w14:paraId="6A997374" w14:textId="77777777" w:rsidR="000A2500" w:rsidRPr="00FB03BB" w:rsidRDefault="000A2500" w:rsidP="002112B6">
      <w:pPr>
        <w:spacing w:line="276" w:lineRule="auto"/>
        <w:jc w:val="both"/>
        <w:rPr>
          <w:rFonts w:asciiTheme="minorBidi" w:hAnsiTheme="minorBidi"/>
          <w:sz w:val="22"/>
          <w:szCs w:val="22"/>
        </w:rPr>
      </w:pPr>
    </w:p>
    <w:p w14:paraId="1BEF2872" w14:textId="77777777" w:rsidR="000A2500" w:rsidRPr="00FB03BB" w:rsidRDefault="000A2500" w:rsidP="002112B6">
      <w:pPr>
        <w:spacing w:line="276" w:lineRule="auto"/>
        <w:jc w:val="both"/>
        <w:rPr>
          <w:rFonts w:asciiTheme="minorBidi" w:hAnsiTheme="minorBidi"/>
          <w:sz w:val="22"/>
          <w:szCs w:val="22"/>
        </w:rPr>
      </w:pPr>
    </w:p>
    <w:p w14:paraId="40EF6831" w14:textId="77777777" w:rsidR="000A2500" w:rsidRPr="00FB03BB" w:rsidRDefault="000A2500" w:rsidP="002112B6">
      <w:pPr>
        <w:spacing w:line="276" w:lineRule="auto"/>
        <w:jc w:val="both"/>
        <w:rPr>
          <w:rFonts w:asciiTheme="minorBidi" w:hAnsiTheme="minorBidi"/>
          <w:sz w:val="22"/>
          <w:szCs w:val="22"/>
        </w:rPr>
      </w:pPr>
    </w:p>
    <w:p w14:paraId="3B7D0448" w14:textId="77777777" w:rsidR="000A2500" w:rsidRPr="00FB03BB" w:rsidRDefault="000A2500" w:rsidP="002112B6">
      <w:pPr>
        <w:spacing w:line="276" w:lineRule="auto"/>
        <w:jc w:val="both"/>
        <w:rPr>
          <w:rFonts w:asciiTheme="minorBidi" w:hAnsiTheme="minorBidi"/>
          <w:sz w:val="22"/>
          <w:szCs w:val="22"/>
        </w:rPr>
      </w:pPr>
      <w:r w:rsidRPr="00202B00">
        <w:rPr>
          <w:rFonts w:asciiTheme="minorBidi" w:hAnsiTheme="minorBidi"/>
          <w:sz w:val="22"/>
          <w:szCs w:val="22"/>
          <w:vertAlign w:val="superscript"/>
        </w:rPr>
        <w:t>1</w:t>
      </w:r>
      <w:r w:rsidRPr="00FB03BB">
        <w:rPr>
          <w:rFonts w:asciiTheme="minorBidi" w:hAnsiTheme="minorBidi"/>
          <w:sz w:val="22"/>
          <w:szCs w:val="22"/>
        </w:rPr>
        <w:t>Department of Mechanical Engineering, University of Kentucky, Lexington, KY;</w:t>
      </w:r>
    </w:p>
    <w:p w14:paraId="461A07E3" w14:textId="77777777" w:rsidR="000A2500" w:rsidRPr="00FB03BB" w:rsidRDefault="000A2500" w:rsidP="002112B6">
      <w:pPr>
        <w:spacing w:line="276" w:lineRule="auto"/>
        <w:jc w:val="both"/>
        <w:rPr>
          <w:rFonts w:asciiTheme="minorBidi" w:hAnsiTheme="minorBidi"/>
          <w:sz w:val="22"/>
          <w:szCs w:val="22"/>
        </w:rPr>
      </w:pPr>
      <w:r w:rsidRPr="00202B00">
        <w:rPr>
          <w:rFonts w:asciiTheme="minorBidi" w:hAnsiTheme="minorBidi"/>
          <w:sz w:val="22"/>
          <w:szCs w:val="22"/>
          <w:vertAlign w:val="superscript"/>
        </w:rPr>
        <w:t>2</w:t>
      </w:r>
      <w:r w:rsidRPr="00FB03BB">
        <w:rPr>
          <w:rFonts w:asciiTheme="minorBidi" w:hAnsiTheme="minorBidi"/>
          <w:sz w:val="22"/>
          <w:szCs w:val="22"/>
        </w:rPr>
        <w:t>Department of Surgery, University of Kentucky, Lexington, KY;</w:t>
      </w:r>
    </w:p>
    <w:p w14:paraId="6FAD5F1C" w14:textId="77777777" w:rsidR="000A2500" w:rsidRPr="00FB03BB" w:rsidRDefault="000A2500" w:rsidP="002112B6">
      <w:pPr>
        <w:spacing w:line="276" w:lineRule="auto"/>
        <w:jc w:val="both"/>
        <w:rPr>
          <w:rFonts w:asciiTheme="minorBidi" w:hAnsiTheme="minorBidi"/>
          <w:sz w:val="22"/>
          <w:szCs w:val="22"/>
        </w:rPr>
      </w:pPr>
      <w:r w:rsidRPr="00202B00">
        <w:rPr>
          <w:rFonts w:asciiTheme="minorBidi" w:hAnsiTheme="minorBidi"/>
          <w:sz w:val="22"/>
          <w:szCs w:val="22"/>
          <w:vertAlign w:val="superscript"/>
        </w:rPr>
        <w:t>3</w:t>
      </w:r>
      <w:r w:rsidRPr="00FB03BB">
        <w:rPr>
          <w:rFonts w:asciiTheme="minorBidi" w:hAnsiTheme="minorBidi"/>
          <w:sz w:val="22"/>
          <w:szCs w:val="22"/>
        </w:rPr>
        <w:t>Department of Physiology &amp; Division of Cardiovascular Medicine, University of Kentucky, Lexington, KY;</w:t>
      </w:r>
    </w:p>
    <w:p w14:paraId="6926B898" w14:textId="77777777" w:rsidR="000A2500" w:rsidRPr="00FB03BB" w:rsidRDefault="000A2500" w:rsidP="002112B6">
      <w:pPr>
        <w:spacing w:line="276" w:lineRule="auto"/>
        <w:jc w:val="both"/>
        <w:rPr>
          <w:rFonts w:asciiTheme="minorBidi" w:hAnsiTheme="minorBidi"/>
          <w:sz w:val="22"/>
          <w:szCs w:val="22"/>
        </w:rPr>
      </w:pPr>
    </w:p>
    <w:p w14:paraId="0D849024" w14:textId="77777777" w:rsidR="000A2500" w:rsidRPr="00FB03BB" w:rsidRDefault="000A2500" w:rsidP="002112B6">
      <w:pPr>
        <w:spacing w:line="276" w:lineRule="auto"/>
        <w:jc w:val="both"/>
        <w:rPr>
          <w:rFonts w:asciiTheme="minorBidi" w:hAnsiTheme="minorBidi"/>
          <w:sz w:val="22"/>
          <w:szCs w:val="22"/>
        </w:rPr>
      </w:pPr>
    </w:p>
    <w:p w14:paraId="319A5E4A" w14:textId="77777777" w:rsidR="000A2500" w:rsidRPr="00FB03BB" w:rsidRDefault="000A2500" w:rsidP="002112B6">
      <w:pPr>
        <w:spacing w:line="276" w:lineRule="auto"/>
        <w:jc w:val="both"/>
        <w:rPr>
          <w:rFonts w:asciiTheme="minorBidi" w:hAnsiTheme="minorBidi"/>
          <w:sz w:val="22"/>
          <w:szCs w:val="22"/>
        </w:rPr>
      </w:pPr>
    </w:p>
    <w:p w14:paraId="0A2012FB" w14:textId="6BE5A1D1" w:rsidR="000A2500" w:rsidRPr="00FB03BB" w:rsidRDefault="000A2500" w:rsidP="002112B6">
      <w:pPr>
        <w:spacing w:line="276" w:lineRule="auto"/>
        <w:jc w:val="both"/>
        <w:rPr>
          <w:rFonts w:asciiTheme="minorBidi" w:hAnsiTheme="minorBidi"/>
          <w:sz w:val="22"/>
          <w:szCs w:val="22"/>
        </w:rPr>
      </w:pPr>
      <w:r w:rsidRPr="00FB03BB">
        <w:rPr>
          <w:rFonts w:asciiTheme="minorBidi" w:hAnsiTheme="minorBidi"/>
          <w:sz w:val="22"/>
          <w:szCs w:val="22"/>
        </w:rPr>
        <w:t xml:space="preserve">Submitted to: </w:t>
      </w:r>
    </w:p>
    <w:p w14:paraId="0B84CF59" w14:textId="721CF2F3" w:rsidR="000A2500" w:rsidRPr="00FB03BB" w:rsidRDefault="000A2500" w:rsidP="002112B6">
      <w:pPr>
        <w:spacing w:line="276" w:lineRule="auto"/>
        <w:jc w:val="both"/>
        <w:rPr>
          <w:rFonts w:asciiTheme="minorBidi" w:hAnsiTheme="minorBidi"/>
          <w:sz w:val="22"/>
          <w:szCs w:val="22"/>
        </w:rPr>
      </w:pPr>
      <w:r w:rsidRPr="00FB03BB">
        <w:rPr>
          <w:rFonts w:asciiTheme="minorBidi" w:hAnsiTheme="minorBidi"/>
          <w:sz w:val="22"/>
          <w:szCs w:val="22"/>
        </w:rPr>
        <w:t xml:space="preserve">Article type: </w:t>
      </w:r>
    </w:p>
    <w:p w14:paraId="01134A99" w14:textId="77777777" w:rsidR="000A2500" w:rsidRPr="00FB03BB" w:rsidRDefault="000A2500" w:rsidP="002112B6">
      <w:pPr>
        <w:spacing w:line="276" w:lineRule="auto"/>
        <w:jc w:val="both"/>
        <w:rPr>
          <w:rFonts w:asciiTheme="minorBidi" w:hAnsiTheme="minorBidi"/>
          <w:sz w:val="22"/>
          <w:szCs w:val="22"/>
        </w:rPr>
      </w:pPr>
    </w:p>
    <w:p w14:paraId="5C218B13" w14:textId="77777777" w:rsidR="000A2500" w:rsidRPr="00FB03BB" w:rsidRDefault="000A2500" w:rsidP="002112B6">
      <w:pPr>
        <w:spacing w:line="276" w:lineRule="auto"/>
        <w:jc w:val="both"/>
        <w:rPr>
          <w:rFonts w:asciiTheme="minorBidi" w:hAnsiTheme="minorBidi"/>
          <w:sz w:val="22"/>
          <w:szCs w:val="22"/>
        </w:rPr>
      </w:pPr>
    </w:p>
    <w:p w14:paraId="0DE13A4A" w14:textId="77777777" w:rsidR="000A2500" w:rsidRPr="00FB03BB" w:rsidRDefault="000A2500" w:rsidP="002112B6">
      <w:pPr>
        <w:spacing w:line="276" w:lineRule="auto"/>
        <w:jc w:val="both"/>
        <w:rPr>
          <w:rFonts w:asciiTheme="minorBidi" w:hAnsiTheme="minorBidi"/>
          <w:sz w:val="22"/>
          <w:szCs w:val="22"/>
        </w:rPr>
      </w:pPr>
    </w:p>
    <w:p w14:paraId="1485D46B" w14:textId="77777777" w:rsidR="000A2500" w:rsidRPr="00FB03BB" w:rsidRDefault="000A2500" w:rsidP="002112B6">
      <w:pPr>
        <w:spacing w:line="276" w:lineRule="auto"/>
        <w:jc w:val="both"/>
        <w:rPr>
          <w:rFonts w:asciiTheme="minorBidi" w:hAnsiTheme="minorBidi"/>
          <w:sz w:val="22"/>
          <w:szCs w:val="22"/>
        </w:rPr>
      </w:pPr>
      <w:r w:rsidRPr="00FB03BB">
        <w:rPr>
          <w:rFonts w:asciiTheme="minorBidi" w:hAnsiTheme="minorBidi"/>
          <w:sz w:val="22"/>
          <w:szCs w:val="22"/>
        </w:rPr>
        <w:t>*Corresponding Author:</w:t>
      </w:r>
    </w:p>
    <w:p w14:paraId="6D32D4CD" w14:textId="77777777" w:rsidR="000A2500" w:rsidRPr="00FB03BB" w:rsidRDefault="000A2500" w:rsidP="002112B6">
      <w:pPr>
        <w:spacing w:line="276" w:lineRule="auto"/>
        <w:jc w:val="both"/>
        <w:rPr>
          <w:rFonts w:asciiTheme="minorBidi" w:hAnsiTheme="minorBidi"/>
          <w:sz w:val="22"/>
          <w:szCs w:val="22"/>
        </w:rPr>
      </w:pPr>
      <w:r w:rsidRPr="00FB03BB">
        <w:rPr>
          <w:rFonts w:asciiTheme="minorBidi" w:hAnsiTheme="minorBidi"/>
          <w:sz w:val="22"/>
          <w:szCs w:val="22"/>
        </w:rPr>
        <w:t>Jonathan F. Wenk, Ph.D.</w:t>
      </w:r>
    </w:p>
    <w:p w14:paraId="521AA4B2" w14:textId="77777777" w:rsidR="000A2500" w:rsidRPr="00FB03BB" w:rsidRDefault="000A2500" w:rsidP="002112B6">
      <w:pPr>
        <w:spacing w:line="276" w:lineRule="auto"/>
        <w:jc w:val="both"/>
        <w:rPr>
          <w:rFonts w:asciiTheme="minorBidi" w:hAnsiTheme="minorBidi"/>
          <w:sz w:val="22"/>
          <w:szCs w:val="22"/>
        </w:rPr>
      </w:pPr>
      <w:r w:rsidRPr="00FB03BB">
        <w:rPr>
          <w:rFonts w:asciiTheme="minorBidi" w:hAnsiTheme="minorBidi"/>
          <w:sz w:val="22"/>
          <w:szCs w:val="22"/>
        </w:rPr>
        <w:t>University of Kentucky</w:t>
      </w:r>
    </w:p>
    <w:p w14:paraId="632D33FA" w14:textId="77777777" w:rsidR="000A2500" w:rsidRPr="00FB03BB" w:rsidRDefault="000A2500" w:rsidP="002112B6">
      <w:pPr>
        <w:spacing w:line="276" w:lineRule="auto"/>
        <w:jc w:val="both"/>
        <w:rPr>
          <w:rFonts w:asciiTheme="minorBidi" w:hAnsiTheme="minorBidi"/>
          <w:sz w:val="22"/>
          <w:szCs w:val="22"/>
        </w:rPr>
      </w:pPr>
      <w:r w:rsidRPr="00FB03BB">
        <w:rPr>
          <w:rFonts w:asciiTheme="minorBidi" w:hAnsiTheme="minorBidi"/>
          <w:sz w:val="22"/>
          <w:szCs w:val="22"/>
        </w:rPr>
        <w:t xml:space="preserve">Department of Mechanical Engineering </w:t>
      </w:r>
    </w:p>
    <w:p w14:paraId="582FEC90" w14:textId="77777777" w:rsidR="000A2500" w:rsidRPr="00FB03BB" w:rsidRDefault="000A2500" w:rsidP="002112B6">
      <w:pPr>
        <w:spacing w:line="276" w:lineRule="auto"/>
        <w:jc w:val="both"/>
        <w:rPr>
          <w:rFonts w:asciiTheme="minorBidi" w:hAnsiTheme="minorBidi"/>
          <w:sz w:val="22"/>
          <w:szCs w:val="22"/>
        </w:rPr>
      </w:pPr>
      <w:r w:rsidRPr="00FB03BB">
        <w:rPr>
          <w:rFonts w:asciiTheme="minorBidi" w:hAnsiTheme="minorBidi"/>
          <w:sz w:val="22"/>
          <w:szCs w:val="22"/>
        </w:rPr>
        <w:t>269 Ralph G. Anderson Building</w:t>
      </w:r>
    </w:p>
    <w:p w14:paraId="41933BFC" w14:textId="77777777" w:rsidR="000A2500" w:rsidRPr="00FB03BB" w:rsidRDefault="000A2500" w:rsidP="002112B6">
      <w:pPr>
        <w:spacing w:line="276" w:lineRule="auto"/>
        <w:jc w:val="both"/>
        <w:rPr>
          <w:rFonts w:asciiTheme="minorBidi" w:hAnsiTheme="minorBidi"/>
          <w:sz w:val="22"/>
          <w:szCs w:val="22"/>
        </w:rPr>
      </w:pPr>
      <w:r w:rsidRPr="00FB03BB">
        <w:rPr>
          <w:rFonts w:asciiTheme="minorBidi" w:hAnsiTheme="minorBidi"/>
          <w:sz w:val="22"/>
          <w:szCs w:val="22"/>
        </w:rPr>
        <w:t>Lexington, KY 40506-0503</w:t>
      </w:r>
    </w:p>
    <w:p w14:paraId="48710D0F" w14:textId="77777777" w:rsidR="000A2500" w:rsidRPr="00FB03BB" w:rsidRDefault="000A2500" w:rsidP="002112B6">
      <w:pPr>
        <w:spacing w:line="276" w:lineRule="auto"/>
        <w:jc w:val="both"/>
        <w:rPr>
          <w:rFonts w:asciiTheme="minorBidi" w:hAnsiTheme="minorBidi"/>
          <w:sz w:val="22"/>
          <w:szCs w:val="22"/>
        </w:rPr>
      </w:pPr>
      <w:r w:rsidRPr="00FB03BB">
        <w:rPr>
          <w:rFonts w:asciiTheme="minorBidi" w:hAnsiTheme="minorBidi"/>
          <w:sz w:val="22"/>
          <w:szCs w:val="22"/>
        </w:rPr>
        <w:t>Phone: (859) 218-0658</w:t>
      </w:r>
    </w:p>
    <w:p w14:paraId="340EE279" w14:textId="77777777" w:rsidR="000A2500" w:rsidRPr="00FB03BB" w:rsidRDefault="000A2500" w:rsidP="002112B6">
      <w:pPr>
        <w:spacing w:line="276" w:lineRule="auto"/>
        <w:jc w:val="both"/>
        <w:rPr>
          <w:rFonts w:asciiTheme="minorBidi" w:hAnsiTheme="minorBidi"/>
          <w:sz w:val="22"/>
          <w:szCs w:val="22"/>
        </w:rPr>
      </w:pPr>
      <w:r w:rsidRPr="00FB03BB">
        <w:rPr>
          <w:rFonts w:asciiTheme="minorBidi" w:hAnsiTheme="minorBidi"/>
          <w:sz w:val="22"/>
          <w:szCs w:val="22"/>
        </w:rPr>
        <w:t>Fax: (859) 257-3304</w:t>
      </w:r>
    </w:p>
    <w:p w14:paraId="55EE2D60" w14:textId="3A13169F" w:rsidR="00D10744" w:rsidRPr="00FB03BB" w:rsidRDefault="000A2500" w:rsidP="002112B6">
      <w:pPr>
        <w:spacing w:line="276" w:lineRule="auto"/>
        <w:jc w:val="both"/>
        <w:rPr>
          <w:rFonts w:asciiTheme="minorBidi" w:hAnsiTheme="minorBidi"/>
          <w:sz w:val="22"/>
          <w:szCs w:val="22"/>
        </w:rPr>
      </w:pPr>
      <w:r w:rsidRPr="00FB03BB">
        <w:rPr>
          <w:rFonts w:asciiTheme="minorBidi" w:hAnsiTheme="minorBidi"/>
          <w:sz w:val="22"/>
          <w:szCs w:val="22"/>
        </w:rPr>
        <w:t>Email: jonathan.wenk@uky.edu</w:t>
      </w:r>
    </w:p>
    <w:p w14:paraId="20E01B24" w14:textId="273F89B3" w:rsidR="000A2500" w:rsidRPr="00FB03BB" w:rsidRDefault="00486BD4" w:rsidP="002112B6">
      <w:pPr>
        <w:spacing w:line="276" w:lineRule="auto"/>
        <w:jc w:val="both"/>
        <w:rPr>
          <w:rFonts w:asciiTheme="minorBidi" w:hAnsiTheme="minorBidi"/>
          <w:sz w:val="22"/>
          <w:szCs w:val="22"/>
        </w:rPr>
      </w:pPr>
      <w:r w:rsidRPr="00FB03BB">
        <w:rPr>
          <w:rFonts w:asciiTheme="minorBidi" w:hAnsiTheme="minorBidi"/>
          <w:sz w:val="22"/>
          <w:szCs w:val="22"/>
        </w:rPr>
        <w:t>Introduction</w:t>
      </w:r>
    </w:p>
    <w:p w14:paraId="03EA69FF" w14:textId="77777777" w:rsidR="00CE1463" w:rsidRDefault="00CE1463" w:rsidP="002112B6">
      <w:pPr>
        <w:spacing w:line="276" w:lineRule="auto"/>
        <w:jc w:val="both"/>
        <w:rPr>
          <w:rFonts w:asciiTheme="minorBidi" w:hAnsiTheme="minorBidi"/>
          <w:sz w:val="22"/>
          <w:szCs w:val="22"/>
        </w:rPr>
      </w:pPr>
      <w:r>
        <w:rPr>
          <w:rFonts w:asciiTheme="minorBidi" w:hAnsiTheme="minorBidi"/>
          <w:sz w:val="22"/>
          <w:szCs w:val="22"/>
        </w:rPr>
        <w:br w:type="page"/>
      </w:r>
    </w:p>
    <w:p w14:paraId="36AA8502" w14:textId="541ED1CF" w:rsidR="0067190C" w:rsidRDefault="0067190C" w:rsidP="002112B6">
      <w:pPr>
        <w:spacing w:line="276" w:lineRule="auto"/>
        <w:jc w:val="both"/>
        <w:rPr>
          <w:rFonts w:asciiTheme="minorBidi" w:hAnsiTheme="minorBidi"/>
          <w:b/>
          <w:bCs/>
          <w:sz w:val="22"/>
          <w:szCs w:val="22"/>
        </w:rPr>
      </w:pPr>
      <w:r>
        <w:rPr>
          <w:rFonts w:asciiTheme="minorBidi" w:hAnsiTheme="minorBidi"/>
          <w:b/>
          <w:bCs/>
          <w:sz w:val="22"/>
          <w:szCs w:val="22"/>
        </w:rPr>
        <w:lastRenderedPageBreak/>
        <w:t>Abstract</w:t>
      </w:r>
    </w:p>
    <w:p w14:paraId="2796E3FD" w14:textId="20C37C25" w:rsidR="0067190C" w:rsidRDefault="00540DD1" w:rsidP="002112B6">
      <w:pPr>
        <w:spacing w:line="276" w:lineRule="auto"/>
        <w:jc w:val="both"/>
        <w:rPr>
          <w:rFonts w:asciiTheme="minorBidi" w:hAnsiTheme="minorBidi"/>
          <w:sz w:val="22"/>
          <w:szCs w:val="22"/>
        </w:rPr>
      </w:pPr>
      <w:r w:rsidRPr="00F814DA">
        <w:rPr>
          <w:rFonts w:asciiTheme="minorBidi" w:hAnsiTheme="minorBidi"/>
          <w:b/>
          <w:bCs/>
          <w:sz w:val="22"/>
          <w:szCs w:val="22"/>
        </w:rPr>
        <w:t>Background</w:t>
      </w:r>
      <w:r>
        <w:rPr>
          <w:rFonts w:asciiTheme="minorBidi" w:hAnsiTheme="minorBidi"/>
          <w:sz w:val="22"/>
          <w:szCs w:val="22"/>
        </w:rPr>
        <w:t>:</w:t>
      </w:r>
      <w:r w:rsidR="006B724D">
        <w:rPr>
          <w:rFonts w:asciiTheme="minorBidi" w:hAnsiTheme="minorBidi"/>
          <w:sz w:val="22"/>
          <w:szCs w:val="22"/>
        </w:rPr>
        <w:t xml:space="preserve"> </w:t>
      </w:r>
      <w:r w:rsidR="009C4FD5">
        <w:rPr>
          <w:rFonts w:asciiTheme="minorBidi" w:hAnsiTheme="minorBidi"/>
          <w:sz w:val="22"/>
          <w:szCs w:val="22"/>
        </w:rPr>
        <w:t xml:space="preserve">Cardiac hypertrophy is an adaptive </w:t>
      </w:r>
      <w:r w:rsidR="00EC7DDF">
        <w:rPr>
          <w:rFonts w:asciiTheme="minorBidi" w:hAnsiTheme="minorBidi"/>
          <w:sz w:val="22"/>
          <w:szCs w:val="22"/>
        </w:rPr>
        <w:t>re</w:t>
      </w:r>
      <w:r w:rsidR="003C0FFF">
        <w:rPr>
          <w:rFonts w:asciiTheme="minorBidi" w:hAnsiTheme="minorBidi"/>
          <w:sz w:val="22"/>
          <w:szCs w:val="22"/>
        </w:rPr>
        <w:t xml:space="preserve">sponse of the heart muscle </w:t>
      </w:r>
      <w:r w:rsidR="008E5A03">
        <w:rPr>
          <w:rFonts w:asciiTheme="minorBidi" w:hAnsiTheme="minorBidi"/>
          <w:sz w:val="22"/>
          <w:szCs w:val="22"/>
        </w:rPr>
        <w:t>to ventricular overloading</w:t>
      </w:r>
      <w:r w:rsidR="00300C20">
        <w:rPr>
          <w:rFonts w:asciiTheme="minorBidi" w:hAnsiTheme="minorBidi"/>
          <w:sz w:val="22"/>
          <w:szCs w:val="22"/>
        </w:rPr>
        <w:t xml:space="preserve">, </w:t>
      </w:r>
      <w:r w:rsidR="000C06E2">
        <w:rPr>
          <w:rFonts w:asciiTheme="minorBidi" w:hAnsiTheme="minorBidi"/>
          <w:sz w:val="22"/>
          <w:szCs w:val="22"/>
        </w:rPr>
        <w:t>mutations in sarcomeric proteins</w:t>
      </w:r>
      <w:r w:rsidR="000172EB">
        <w:rPr>
          <w:rFonts w:asciiTheme="minorBidi" w:hAnsiTheme="minorBidi"/>
          <w:sz w:val="22"/>
          <w:szCs w:val="22"/>
        </w:rPr>
        <w:t xml:space="preserve">, or localized loss of contractile </w:t>
      </w:r>
      <w:r w:rsidR="00CB4602">
        <w:rPr>
          <w:rFonts w:asciiTheme="minorBidi" w:hAnsiTheme="minorBidi"/>
          <w:sz w:val="22"/>
          <w:szCs w:val="22"/>
        </w:rPr>
        <w:t xml:space="preserve">properties </w:t>
      </w:r>
      <w:r w:rsidR="005D6591">
        <w:rPr>
          <w:rFonts w:asciiTheme="minorBidi" w:hAnsiTheme="minorBidi"/>
          <w:sz w:val="22"/>
          <w:szCs w:val="22"/>
        </w:rPr>
        <w:t>of th</w:t>
      </w:r>
      <w:r w:rsidR="00F814DA">
        <w:rPr>
          <w:rFonts w:asciiTheme="minorBidi" w:hAnsiTheme="minorBidi"/>
          <w:sz w:val="22"/>
          <w:szCs w:val="22"/>
        </w:rPr>
        <w:t xml:space="preserve">e </w:t>
      </w:r>
      <w:r w:rsidR="00C07578">
        <w:rPr>
          <w:rFonts w:asciiTheme="minorBidi" w:hAnsiTheme="minorBidi"/>
          <w:sz w:val="22"/>
          <w:szCs w:val="22"/>
        </w:rPr>
        <w:t>myocardium</w:t>
      </w:r>
      <w:r w:rsidR="00F814DA">
        <w:rPr>
          <w:rFonts w:asciiTheme="minorBidi" w:hAnsiTheme="minorBidi"/>
          <w:sz w:val="22"/>
          <w:szCs w:val="22"/>
        </w:rPr>
        <w:t xml:space="preserve">. </w:t>
      </w:r>
      <w:r w:rsidR="0054632A">
        <w:rPr>
          <w:rFonts w:asciiTheme="minorBidi" w:hAnsiTheme="minorBidi"/>
          <w:sz w:val="22"/>
          <w:szCs w:val="22"/>
        </w:rPr>
        <w:t xml:space="preserve">However, if the </w:t>
      </w:r>
      <w:r w:rsidR="00A9040B">
        <w:rPr>
          <w:rFonts w:asciiTheme="minorBidi" w:hAnsiTheme="minorBidi"/>
          <w:sz w:val="22"/>
          <w:szCs w:val="22"/>
        </w:rPr>
        <w:t xml:space="preserve">underlying </w:t>
      </w:r>
      <w:r w:rsidR="00C34265">
        <w:rPr>
          <w:rFonts w:asciiTheme="minorBidi" w:hAnsiTheme="minorBidi"/>
          <w:sz w:val="22"/>
          <w:szCs w:val="22"/>
        </w:rPr>
        <w:t xml:space="preserve">cause </w:t>
      </w:r>
      <w:r w:rsidR="00C07578">
        <w:rPr>
          <w:rFonts w:asciiTheme="minorBidi" w:hAnsiTheme="minorBidi"/>
          <w:sz w:val="22"/>
          <w:szCs w:val="22"/>
        </w:rPr>
        <w:t xml:space="preserve">is </w:t>
      </w:r>
      <w:r w:rsidR="00C34265">
        <w:rPr>
          <w:rFonts w:asciiTheme="minorBidi" w:hAnsiTheme="minorBidi"/>
          <w:sz w:val="22"/>
          <w:szCs w:val="22"/>
        </w:rPr>
        <w:t>not resolve</w:t>
      </w:r>
      <w:r w:rsidR="00C07578">
        <w:rPr>
          <w:rFonts w:asciiTheme="minorBidi" w:hAnsiTheme="minorBidi"/>
          <w:sz w:val="22"/>
          <w:szCs w:val="22"/>
        </w:rPr>
        <w:t>d</w:t>
      </w:r>
      <w:r w:rsidR="00AE4BAF">
        <w:rPr>
          <w:rFonts w:asciiTheme="minorBidi" w:hAnsiTheme="minorBidi"/>
          <w:sz w:val="22"/>
          <w:szCs w:val="22"/>
        </w:rPr>
        <w:t xml:space="preserve">, prolonged hypertrophy </w:t>
      </w:r>
      <w:r w:rsidR="00FC0D0A">
        <w:rPr>
          <w:rFonts w:asciiTheme="minorBidi" w:hAnsiTheme="minorBidi"/>
          <w:sz w:val="22"/>
          <w:szCs w:val="22"/>
        </w:rPr>
        <w:t xml:space="preserve">can increase the risk of </w:t>
      </w:r>
      <w:r w:rsidR="000D619D">
        <w:rPr>
          <w:rFonts w:asciiTheme="minorBidi" w:hAnsiTheme="minorBidi"/>
          <w:sz w:val="22"/>
          <w:szCs w:val="22"/>
        </w:rPr>
        <w:t>heart failure and sudden death.</w:t>
      </w:r>
      <w:r w:rsidR="00A6395A">
        <w:rPr>
          <w:rFonts w:asciiTheme="minorBidi" w:hAnsiTheme="minorBidi"/>
          <w:sz w:val="22"/>
          <w:szCs w:val="22"/>
        </w:rPr>
        <w:t xml:space="preserve"> </w:t>
      </w:r>
      <w:r w:rsidR="00C07578">
        <w:rPr>
          <w:rFonts w:asciiTheme="minorBidi" w:hAnsiTheme="minorBidi"/>
          <w:sz w:val="22"/>
          <w:szCs w:val="22"/>
        </w:rPr>
        <w:t>The development of c</w:t>
      </w:r>
      <w:r w:rsidR="00921304">
        <w:rPr>
          <w:rFonts w:asciiTheme="minorBidi" w:hAnsiTheme="minorBidi"/>
          <w:sz w:val="22"/>
          <w:szCs w:val="22"/>
        </w:rPr>
        <w:t xml:space="preserve">omputational models on cardiac growth have </w:t>
      </w:r>
      <w:r w:rsidR="00C07578">
        <w:rPr>
          <w:rFonts w:asciiTheme="minorBidi" w:hAnsiTheme="minorBidi"/>
          <w:sz w:val="22"/>
          <w:szCs w:val="22"/>
        </w:rPr>
        <w:t>increased significantly in recent years</w:t>
      </w:r>
      <w:r w:rsidR="00D35FB8">
        <w:rPr>
          <w:rFonts w:asciiTheme="minorBidi" w:hAnsiTheme="minorBidi"/>
          <w:sz w:val="22"/>
          <w:szCs w:val="22"/>
        </w:rPr>
        <w:t xml:space="preserve">. </w:t>
      </w:r>
      <w:r w:rsidR="00C07578">
        <w:rPr>
          <w:rFonts w:asciiTheme="minorBidi" w:hAnsiTheme="minorBidi"/>
          <w:sz w:val="22"/>
          <w:szCs w:val="22"/>
        </w:rPr>
        <w:t>These approaches</w:t>
      </w:r>
      <w:r w:rsidR="00D35FB8">
        <w:rPr>
          <w:rFonts w:asciiTheme="minorBidi" w:hAnsiTheme="minorBidi"/>
          <w:sz w:val="22"/>
          <w:szCs w:val="22"/>
        </w:rPr>
        <w:t xml:space="preserve"> can be used in predicting the progression of cardiac growth and </w:t>
      </w:r>
      <w:r w:rsidR="00C07578">
        <w:rPr>
          <w:rFonts w:asciiTheme="minorBidi" w:hAnsiTheme="minorBidi"/>
          <w:sz w:val="22"/>
          <w:szCs w:val="22"/>
        </w:rPr>
        <w:t xml:space="preserve">could </w:t>
      </w:r>
      <w:r w:rsidR="00BB2AD2">
        <w:rPr>
          <w:rFonts w:asciiTheme="minorBidi" w:hAnsiTheme="minorBidi"/>
          <w:sz w:val="22"/>
          <w:szCs w:val="22"/>
        </w:rPr>
        <w:t xml:space="preserve">one day improve </w:t>
      </w:r>
      <w:r w:rsidR="00C07578">
        <w:rPr>
          <w:rFonts w:asciiTheme="minorBidi" w:hAnsiTheme="minorBidi"/>
          <w:sz w:val="22"/>
          <w:szCs w:val="22"/>
        </w:rPr>
        <w:t xml:space="preserve">treatment plans for </w:t>
      </w:r>
      <w:r w:rsidR="00BB2AD2">
        <w:rPr>
          <w:rFonts w:asciiTheme="minorBidi" w:hAnsiTheme="minorBidi"/>
          <w:sz w:val="22"/>
          <w:szCs w:val="22"/>
        </w:rPr>
        <w:t>patient care. Although current mod</w:t>
      </w:r>
      <w:r w:rsidR="007A40D5">
        <w:rPr>
          <w:rFonts w:asciiTheme="minorBidi" w:hAnsiTheme="minorBidi"/>
          <w:sz w:val="22"/>
          <w:szCs w:val="22"/>
        </w:rPr>
        <w:t xml:space="preserve">els </w:t>
      </w:r>
      <w:r w:rsidR="00CB70B6">
        <w:rPr>
          <w:rFonts w:asciiTheme="minorBidi" w:hAnsiTheme="minorBidi"/>
          <w:sz w:val="22"/>
          <w:szCs w:val="22"/>
        </w:rPr>
        <w:t>have been</w:t>
      </w:r>
      <w:r w:rsidR="007A40D5">
        <w:rPr>
          <w:rFonts w:asciiTheme="minorBidi" w:hAnsiTheme="minorBidi"/>
          <w:sz w:val="22"/>
          <w:szCs w:val="22"/>
        </w:rPr>
        <w:t xml:space="preserve"> able to accomplish this goal </w:t>
      </w:r>
      <w:r w:rsidR="00431239">
        <w:rPr>
          <w:rFonts w:asciiTheme="minorBidi" w:hAnsiTheme="minorBidi"/>
          <w:sz w:val="22"/>
          <w:szCs w:val="22"/>
        </w:rPr>
        <w:t>with certain</w:t>
      </w:r>
      <w:r w:rsidR="007A40D5">
        <w:rPr>
          <w:rFonts w:asciiTheme="minorBidi" w:hAnsiTheme="minorBidi"/>
          <w:sz w:val="22"/>
          <w:szCs w:val="22"/>
        </w:rPr>
        <w:t xml:space="preserve"> </w:t>
      </w:r>
      <w:r w:rsidR="00431239">
        <w:rPr>
          <w:rFonts w:asciiTheme="minorBidi" w:hAnsiTheme="minorBidi"/>
          <w:sz w:val="22"/>
          <w:szCs w:val="22"/>
        </w:rPr>
        <w:t>limitations</w:t>
      </w:r>
      <w:r w:rsidR="007A40D5">
        <w:rPr>
          <w:rFonts w:asciiTheme="minorBidi" w:hAnsiTheme="minorBidi"/>
          <w:sz w:val="22"/>
          <w:szCs w:val="22"/>
        </w:rPr>
        <w:t>, none of them</w:t>
      </w:r>
      <w:r w:rsidR="00EA096F">
        <w:rPr>
          <w:rFonts w:asciiTheme="minorBidi" w:hAnsiTheme="minorBidi"/>
          <w:sz w:val="22"/>
          <w:szCs w:val="22"/>
        </w:rPr>
        <w:t xml:space="preserve"> </w:t>
      </w:r>
      <w:r w:rsidR="007A40D5">
        <w:rPr>
          <w:rFonts w:asciiTheme="minorBidi" w:hAnsiTheme="minorBidi"/>
          <w:sz w:val="22"/>
          <w:szCs w:val="22"/>
        </w:rPr>
        <w:t xml:space="preserve">consider the cross-bridge cycling of </w:t>
      </w:r>
      <w:r w:rsidR="008E7A33">
        <w:rPr>
          <w:rFonts w:asciiTheme="minorBidi" w:hAnsiTheme="minorBidi"/>
          <w:sz w:val="22"/>
          <w:szCs w:val="22"/>
        </w:rPr>
        <w:t xml:space="preserve">sarcomeres </w:t>
      </w:r>
      <w:r w:rsidR="00431239">
        <w:rPr>
          <w:rFonts w:asciiTheme="minorBidi" w:hAnsiTheme="minorBidi"/>
          <w:sz w:val="22"/>
          <w:szCs w:val="22"/>
        </w:rPr>
        <w:t xml:space="preserve">at the </w:t>
      </w:r>
      <w:r w:rsidR="008E7A33">
        <w:rPr>
          <w:rFonts w:asciiTheme="minorBidi" w:hAnsiTheme="minorBidi"/>
          <w:sz w:val="22"/>
          <w:szCs w:val="22"/>
        </w:rPr>
        <w:t>myosin level</w:t>
      </w:r>
      <w:r w:rsidR="00431239">
        <w:rPr>
          <w:rFonts w:asciiTheme="minorBidi" w:hAnsiTheme="minorBidi"/>
          <w:sz w:val="22"/>
          <w:szCs w:val="22"/>
        </w:rPr>
        <w:t xml:space="preserve">, nor do they account for </w:t>
      </w:r>
      <w:r w:rsidR="004F1C4F">
        <w:rPr>
          <w:rFonts w:asciiTheme="minorBidi" w:hAnsiTheme="minorBidi"/>
          <w:sz w:val="22"/>
          <w:szCs w:val="22"/>
        </w:rPr>
        <w:t>the impact of baroreceptor in maintai</w:t>
      </w:r>
      <w:r w:rsidR="00CB70B6">
        <w:rPr>
          <w:rFonts w:asciiTheme="minorBidi" w:hAnsiTheme="minorBidi"/>
          <w:sz w:val="22"/>
          <w:szCs w:val="22"/>
        </w:rPr>
        <w:t>ni</w:t>
      </w:r>
      <w:r w:rsidR="004F1C4F">
        <w:rPr>
          <w:rFonts w:asciiTheme="minorBidi" w:hAnsiTheme="minorBidi"/>
          <w:sz w:val="22"/>
          <w:szCs w:val="22"/>
        </w:rPr>
        <w:t>ng the arterial pressure</w:t>
      </w:r>
      <w:r w:rsidR="00431239">
        <w:rPr>
          <w:rFonts w:asciiTheme="minorBidi" w:hAnsiTheme="minorBidi"/>
          <w:sz w:val="22"/>
          <w:szCs w:val="22"/>
        </w:rPr>
        <w:t xml:space="preserve"> during remodeling</w:t>
      </w:r>
      <w:r w:rsidR="004F1C4F">
        <w:rPr>
          <w:rFonts w:asciiTheme="minorBidi" w:hAnsiTheme="minorBidi"/>
          <w:sz w:val="22"/>
          <w:szCs w:val="22"/>
        </w:rPr>
        <w:t xml:space="preserve">. </w:t>
      </w:r>
    </w:p>
    <w:p w14:paraId="0098F5E0" w14:textId="7FEBD70A" w:rsidR="006B724D" w:rsidRDefault="006B724D" w:rsidP="002112B6">
      <w:pPr>
        <w:spacing w:line="276" w:lineRule="auto"/>
        <w:jc w:val="both"/>
        <w:rPr>
          <w:rFonts w:asciiTheme="minorBidi" w:hAnsiTheme="minorBidi"/>
          <w:sz w:val="22"/>
          <w:szCs w:val="22"/>
          <w:lang w:bidi="fa-IR"/>
        </w:rPr>
      </w:pPr>
      <w:r w:rsidRPr="00F814DA">
        <w:rPr>
          <w:rFonts w:asciiTheme="minorBidi" w:hAnsiTheme="minorBidi"/>
          <w:b/>
          <w:bCs/>
          <w:sz w:val="22"/>
          <w:szCs w:val="22"/>
        </w:rPr>
        <w:t>Objective</w:t>
      </w:r>
      <w:r>
        <w:rPr>
          <w:rFonts w:asciiTheme="minorBidi" w:hAnsiTheme="minorBidi"/>
          <w:sz w:val="22"/>
          <w:szCs w:val="22"/>
        </w:rPr>
        <w:t>:</w:t>
      </w:r>
      <w:r w:rsidR="00FB5D51">
        <w:rPr>
          <w:rFonts w:asciiTheme="minorBidi" w:hAnsiTheme="minorBidi"/>
          <w:sz w:val="22"/>
          <w:szCs w:val="22"/>
        </w:rPr>
        <w:t xml:space="preserve"> This study introduces a new growth model</w:t>
      </w:r>
      <w:r w:rsidR="00CE5350">
        <w:rPr>
          <w:rFonts w:asciiTheme="minorBidi" w:hAnsiTheme="minorBidi"/>
          <w:sz w:val="22"/>
          <w:szCs w:val="22"/>
        </w:rPr>
        <w:t>,</w:t>
      </w:r>
      <w:r w:rsidR="00FB5D51">
        <w:rPr>
          <w:rFonts w:asciiTheme="minorBidi" w:hAnsiTheme="minorBidi"/>
          <w:sz w:val="22"/>
          <w:szCs w:val="22"/>
        </w:rPr>
        <w:t xml:space="preserve"> </w:t>
      </w:r>
      <w:r w:rsidR="00FB5D51">
        <w:rPr>
          <w:rFonts w:asciiTheme="minorBidi" w:hAnsiTheme="minorBidi"/>
          <w:sz w:val="22"/>
          <w:szCs w:val="22"/>
          <w:lang w:bidi="fa-IR"/>
        </w:rPr>
        <w:t>incorporated with a multiscale model of cardiovascular function</w:t>
      </w:r>
      <w:r w:rsidR="00CE5350">
        <w:rPr>
          <w:rFonts w:asciiTheme="minorBidi" w:hAnsiTheme="minorBidi"/>
          <w:sz w:val="22"/>
          <w:szCs w:val="22"/>
          <w:lang w:bidi="fa-IR"/>
        </w:rPr>
        <w:t xml:space="preserve">, which </w:t>
      </w:r>
      <w:r w:rsidR="00BB31CE">
        <w:rPr>
          <w:rFonts w:asciiTheme="minorBidi" w:hAnsiTheme="minorBidi"/>
          <w:sz w:val="22"/>
          <w:szCs w:val="22"/>
          <w:lang w:bidi="fa-IR"/>
        </w:rPr>
        <w:t>can</w:t>
      </w:r>
      <w:r w:rsidR="00FB5D51">
        <w:rPr>
          <w:rFonts w:asciiTheme="minorBidi" w:hAnsiTheme="minorBidi"/>
          <w:sz w:val="22"/>
          <w:szCs w:val="22"/>
          <w:lang w:bidi="fa-IR"/>
        </w:rPr>
        <w:t xml:space="preserve"> predict the cardiac growth in response to </w:t>
      </w:r>
      <w:r w:rsidR="00774473">
        <w:rPr>
          <w:rFonts w:asciiTheme="minorBidi" w:hAnsiTheme="minorBidi"/>
          <w:sz w:val="22"/>
          <w:szCs w:val="22"/>
          <w:lang w:bidi="fa-IR"/>
        </w:rPr>
        <w:t>valvular disorders like aortic stenosis and mitral regurgitation.</w:t>
      </w:r>
    </w:p>
    <w:p w14:paraId="768771DD" w14:textId="22A77023" w:rsidR="006B724D" w:rsidRDefault="006B724D" w:rsidP="002112B6">
      <w:pPr>
        <w:spacing w:line="276" w:lineRule="auto"/>
        <w:jc w:val="both"/>
        <w:rPr>
          <w:rFonts w:asciiTheme="minorBidi" w:hAnsiTheme="minorBidi"/>
          <w:sz w:val="22"/>
          <w:szCs w:val="22"/>
        </w:rPr>
      </w:pPr>
      <w:r w:rsidRPr="00F814DA">
        <w:rPr>
          <w:rFonts w:asciiTheme="minorBidi" w:hAnsiTheme="minorBidi"/>
          <w:b/>
          <w:bCs/>
          <w:sz w:val="22"/>
          <w:szCs w:val="22"/>
        </w:rPr>
        <w:t>Methods</w:t>
      </w:r>
      <w:r>
        <w:rPr>
          <w:rFonts w:asciiTheme="minorBidi" w:hAnsiTheme="minorBidi"/>
          <w:sz w:val="22"/>
          <w:szCs w:val="22"/>
        </w:rPr>
        <w:t>:</w:t>
      </w:r>
      <w:r w:rsidR="00EC3D1D">
        <w:rPr>
          <w:rFonts w:asciiTheme="minorBidi" w:hAnsiTheme="minorBidi"/>
          <w:sz w:val="22"/>
          <w:szCs w:val="22"/>
        </w:rPr>
        <w:t xml:space="preserve"> </w:t>
      </w:r>
      <w:r w:rsidR="00341BAE">
        <w:rPr>
          <w:rFonts w:asciiTheme="minorBidi" w:hAnsiTheme="minorBidi"/>
          <w:sz w:val="22"/>
          <w:szCs w:val="22"/>
        </w:rPr>
        <w:t>A multiscale model of cardiovascular function</w:t>
      </w:r>
      <w:r w:rsidR="00444625">
        <w:rPr>
          <w:rFonts w:asciiTheme="minorBidi" w:hAnsiTheme="minorBidi"/>
          <w:sz w:val="22"/>
          <w:szCs w:val="22"/>
        </w:rPr>
        <w:t xml:space="preserve">, named PyMyoVent, was extended by </w:t>
      </w:r>
      <w:r w:rsidR="004171A4">
        <w:rPr>
          <w:rFonts w:asciiTheme="minorBidi" w:hAnsiTheme="minorBidi"/>
          <w:sz w:val="22"/>
          <w:szCs w:val="22"/>
        </w:rPr>
        <w:t>implementing</w:t>
      </w:r>
      <w:r w:rsidR="00444625">
        <w:rPr>
          <w:rFonts w:asciiTheme="minorBidi" w:hAnsiTheme="minorBidi"/>
          <w:sz w:val="22"/>
          <w:szCs w:val="22"/>
        </w:rPr>
        <w:t xml:space="preserve"> a unified stress-driven growth </w:t>
      </w:r>
      <w:r w:rsidR="00B969CF">
        <w:rPr>
          <w:rFonts w:asciiTheme="minorBidi" w:hAnsiTheme="minorBidi"/>
          <w:sz w:val="22"/>
          <w:szCs w:val="22"/>
        </w:rPr>
        <w:t>module</w:t>
      </w:r>
      <w:r w:rsidR="007B586C">
        <w:rPr>
          <w:rFonts w:asciiTheme="minorBidi" w:hAnsiTheme="minorBidi"/>
          <w:sz w:val="22"/>
          <w:szCs w:val="22"/>
        </w:rPr>
        <w:t>.</w:t>
      </w:r>
      <w:r w:rsidR="00C627E4">
        <w:rPr>
          <w:rFonts w:asciiTheme="minorBidi" w:hAnsiTheme="minorBidi"/>
          <w:sz w:val="22"/>
          <w:szCs w:val="22"/>
        </w:rPr>
        <w:t xml:space="preserve"> </w:t>
      </w:r>
      <w:r w:rsidR="00CE5350">
        <w:rPr>
          <w:rFonts w:asciiTheme="minorBidi" w:hAnsiTheme="minorBidi"/>
          <w:sz w:val="22"/>
          <w:szCs w:val="22"/>
        </w:rPr>
        <w:t xml:space="preserve">The concentric </w:t>
      </w:r>
      <w:r w:rsidR="00482465">
        <w:rPr>
          <w:rFonts w:asciiTheme="minorBidi" w:hAnsiTheme="minorBidi"/>
          <w:sz w:val="22"/>
          <w:szCs w:val="22"/>
        </w:rPr>
        <w:t xml:space="preserve">growth </w:t>
      </w:r>
      <w:r w:rsidR="009261E7">
        <w:rPr>
          <w:rFonts w:asciiTheme="minorBidi" w:hAnsiTheme="minorBidi"/>
          <w:sz w:val="22"/>
          <w:szCs w:val="22"/>
        </w:rPr>
        <w:t xml:space="preserve">law </w:t>
      </w:r>
      <w:r w:rsidR="0076756B">
        <w:rPr>
          <w:rFonts w:asciiTheme="minorBidi" w:hAnsiTheme="minorBidi"/>
          <w:sz w:val="22"/>
          <w:szCs w:val="22"/>
        </w:rPr>
        <w:t xml:space="preserve">(wall thickening) </w:t>
      </w:r>
      <w:r w:rsidR="00DF7F7D">
        <w:rPr>
          <w:rFonts w:asciiTheme="minorBidi" w:hAnsiTheme="minorBidi"/>
          <w:sz w:val="22"/>
          <w:szCs w:val="22"/>
        </w:rPr>
        <w:t xml:space="preserve">was driven </w:t>
      </w:r>
      <w:r w:rsidR="00873EDD">
        <w:rPr>
          <w:rFonts w:asciiTheme="minorBidi" w:hAnsiTheme="minorBidi"/>
          <w:sz w:val="22"/>
          <w:szCs w:val="22"/>
        </w:rPr>
        <w:t xml:space="preserve">by </w:t>
      </w:r>
      <w:r w:rsidR="00CE5350">
        <w:rPr>
          <w:rFonts w:asciiTheme="minorBidi" w:hAnsiTheme="minorBidi"/>
          <w:sz w:val="22"/>
          <w:szCs w:val="22"/>
        </w:rPr>
        <w:t xml:space="preserve">the </w:t>
      </w:r>
      <w:r w:rsidR="00873EDD">
        <w:rPr>
          <w:rFonts w:asciiTheme="minorBidi" w:hAnsiTheme="minorBidi"/>
          <w:sz w:val="22"/>
          <w:szCs w:val="22"/>
        </w:rPr>
        <w:t xml:space="preserve">total stress in half-sarcomeres, whereas the </w:t>
      </w:r>
      <w:r w:rsidR="00A8386A">
        <w:rPr>
          <w:rFonts w:asciiTheme="minorBidi" w:hAnsiTheme="minorBidi"/>
          <w:sz w:val="22"/>
          <w:szCs w:val="22"/>
        </w:rPr>
        <w:t xml:space="preserve">passive </w:t>
      </w:r>
      <w:r w:rsidR="009261E7">
        <w:rPr>
          <w:rFonts w:asciiTheme="minorBidi" w:hAnsiTheme="minorBidi"/>
          <w:sz w:val="22"/>
          <w:szCs w:val="22"/>
        </w:rPr>
        <w:t xml:space="preserve">stress drove the </w:t>
      </w:r>
      <w:r w:rsidR="00873EDD">
        <w:rPr>
          <w:rFonts w:asciiTheme="minorBidi" w:hAnsiTheme="minorBidi"/>
          <w:sz w:val="22"/>
          <w:szCs w:val="22"/>
        </w:rPr>
        <w:t>eccentric growth</w:t>
      </w:r>
      <w:r w:rsidR="009261E7">
        <w:rPr>
          <w:rFonts w:asciiTheme="minorBidi" w:hAnsiTheme="minorBidi"/>
          <w:sz w:val="22"/>
          <w:szCs w:val="22"/>
        </w:rPr>
        <w:t xml:space="preserve"> law</w:t>
      </w:r>
      <w:r w:rsidR="0076756B">
        <w:rPr>
          <w:rFonts w:asciiTheme="minorBidi" w:hAnsiTheme="minorBidi"/>
          <w:sz w:val="22"/>
          <w:szCs w:val="22"/>
        </w:rPr>
        <w:t xml:space="preserve"> (chamber dilation)</w:t>
      </w:r>
      <w:r w:rsidR="009261E7">
        <w:rPr>
          <w:rFonts w:asciiTheme="minorBidi" w:hAnsiTheme="minorBidi"/>
          <w:sz w:val="22"/>
          <w:szCs w:val="22"/>
        </w:rPr>
        <w:t xml:space="preserve">. </w:t>
      </w:r>
      <w:r w:rsidR="003336B8">
        <w:rPr>
          <w:rFonts w:asciiTheme="minorBidi" w:hAnsiTheme="minorBidi"/>
          <w:sz w:val="22"/>
          <w:szCs w:val="22"/>
        </w:rPr>
        <w:t xml:space="preserve">Both growth laws were </w:t>
      </w:r>
      <w:r w:rsidR="00D56280">
        <w:rPr>
          <w:rFonts w:asciiTheme="minorBidi" w:hAnsiTheme="minorBidi"/>
          <w:sz w:val="22"/>
          <w:szCs w:val="22"/>
        </w:rPr>
        <w:t xml:space="preserve">able to </w:t>
      </w:r>
      <w:r w:rsidR="003336B8">
        <w:rPr>
          <w:rFonts w:asciiTheme="minorBidi" w:hAnsiTheme="minorBidi"/>
          <w:sz w:val="22"/>
          <w:szCs w:val="22"/>
        </w:rPr>
        <w:t xml:space="preserve">perform </w:t>
      </w:r>
      <w:r w:rsidR="00B13C41" w:rsidRPr="00B13C41">
        <w:rPr>
          <w:rFonts w:asciiTheme="minorBidi" w:hAnsiTheme="minorBidi"/>
          <w:sz w:val="22"/>
          <w:szCs w:val="22"/>
        </w:rPr>
        <w:t>simultaneousl</w:t>
      </w:r>
      <w:r w:rsidR="00B13C41">
        <w:rPr>
          <w:rFonts w:asciiTheme="minorBidi" w:hAnsiTheme="minorBidi"/>
          <w:sz w:val="22"/>
          <w:szCs w:val="22"/>
        </w:rPr>
        <w:t>y</w:t>
      </w:r>
      <w:r w:rsidR="00794E7F">
        <w:rPr>
          <w:rFonts w:asciiTheme="minorBidi" w:hAnsiTheme="minorBidi"/>
          <w:sz w:val="22"/>
          <w:szCs w:val="22"/>
        </w:rPr>
        <w:t>.</w:t>
      </w:r>
      <w:r w:rsidR="00B13C41">
        <w:rPr>
          <w:rFonts w:asciiTheme="minorBidi" w:hAnsiTheme="minorBidi"/>
          <w:sz w:val="22"/>
          <w:szCs w:val="22"/>
        </w:rPr>
        <w:t xml:space="preserve"> </w:t>
      </w:r>
      <w:r w:rsidR="006466DC">
        <w:rPr>
          <w:rFonts w:asciiTheme="minorBidi" w:hAnsiTheme="minorBidi"/>
          <w:sz w:val="22"/>
          <w:szCs w:val="22"/>
        </w:rPr>
        <w:t xml:space="preserve">As we described in our previous work, </w:t>
      </w:r>
      <w:r w:rsidR="007956B3">
        <w:rPr>
          <w:rFonts w:asciiTheme="minorBidi" w:hAnsiTheme="minorBidi"/>
          <w:sz w:val="22"/>
          <w:szCs w:val="22"/>
        </w:rPr>
        <w:t xml:space="preserve">the baroreflex feedback loop </w:t>
      </w:r>
      <w:r w:rsidR="00642E55">
        <w:rPr>
          <w:rFonts w:asciiTheme="minorBidi" w:hAnsiTheme="minorBidi"/>
          <w:sz w:val="22"/>
          <w:szCs w:val="22"/>
        </w:rPr>
        <w:t>maintained the arterial pressure at the set-point level via continuous regulation of heart rate, myofilaments contractility, Ca</w:t>
      </w:r>
      <w:r w:rsidR="00642E55">
        <w:rPr>
          <w:rFonts w:asciiTheme="minorBidi" w:hAnsiTheme="minorBidi"/>
          <w:sz w:val="22"/>
          <w:szCs w:val="22"/>
          <w:vertAlign w:val="superscript"/>
        </w:rPr>
        <w:t>2+</w:t>
      </w:r>
      <w:r w:rsidR="00642E55">
        <w:rPr>
          <w:rFonts w:asciiTheme="minorBidi" w:hAnsiTheme="minorBidi"/>
          <w:sz w:val="22"/>
          <w:szCs w:val="22"/>
        </w:rPr>
        <w:t xml:space="preserve"> transient inside the cell, and the vascular tone. </w:t>
      </w:r>
    </w:p>
    <w:p w14:paraId="4E125058" w14:textId="104E5FB4" w:rsidR="006B724D" w:rsidRDefault="006B724D" w:rsidP="002112B6">
      <w:pPr>
        <w:spacing w:line="276" w:lineRule="auto"/>
        <w:jc w:val="both"/>
        <w:rPr>
          <w:rFonts w:asciiTheme="minorBidi" w:hAnsiTheme="minorBidi"/>
          <w:sz w:val="22"/>
          <w:szCs w:val="22"/>
          <w:lang w:bidi="fa-IR"/>
        </w:rPr>
      </w:pPr>
      <w:r w:rsidRPr="00F814DA">
        <w:rPr>
          <w:rFonts w:asciiTheme="minorBidi" w:hAnsiTheme="minorBidi"/>
          <w:b/>
          <w:bCs/>
          <w:sz w:val="22"/>
          <w:szCs w:val="22"/>
        </w:rPr>
        <w:t>Results</w:t>
      </w:r>
      <w:r>
        <w:rPr>
          <w:rFonts w:asciiTheme="minorBidi" w:hAnsiTheme="minorBidi"/>
          <w:sz w:val="22"/>
          <w:szCs w:val="22"/>
        </w:rPr>
        <w:t>:</w:t>
      </w:r>
      <w:r w:rsidR="00B63E3B">
        <w:rPr>
          <w:rFonts w:asciiTheme="minorBidi" w:hAnsiTheme="minorBidi"/>
          <w:sz w:val="22"/>
          <w:szCs w:val="22"/>
        </w:rPr>
        <w:t xml:space="preserve"> </w:t>
      </w:r>
      <w:r w:rsidR="00CE5350">
        <w:rPr>
          <w:rFonts w:asciiTheme="minorBidi" w:hAnsiTheme="minorBidi"/>
          <w:sz w:val="22"/>
          <w:szCs w:val="22"/>
        </w:rPr>
        <w:t xml:space="preserve">The model was able to </w:t>
      </w:r>
      <w:r w:rsidR="0090024E">
        <w:rPr>
          <w:rFonts w:asciiTheme="minorBidi" w:hAnsiTheme="minorBidi"/>
          <w:sz w:val="22"/>
          <w:szCs w:val="22"/>
        </w:rPr>
        <w:t xml:space="preserve">predict </w:t>
      </w:r>
      <w:r w:rsidR="00FD7351">
        <w:rPr>
          <w:rFonts w:asciiTheme="minorBidi" w:hAnsiTheme="minorBidi"/>
          <w:sz w:val="22"/>
          <w:szCs w:val="22"/>
        </w:rPr>
        <w:t xml:space="preserve">the </w:t>
      </w:r>
      <w:r w:rsidR="0090024E">
        <w:rPr>
          <w:rFonts w:asciiTheme="minorBidi" w:hAnsiTheme="minorBidi"/>
          <w:sz w:val="22"/>
          <w:szCs w:val="22"/>
        </w:rPr>
        <w:t>cardiac growth</w:t>
      </w:r>
      <w:r w:rsidR="00FD7351">
        <w:rPr>
          <w:rFonts w:asciiTheme="minorBidi" w:hAnsiTheme="minorBidi"/>
          <w:sz w:val="22"/>
          <w:szCs w:val="22"/>
        </w:rPr>
        <w:t xml:space="preserve"> in response to different levels of severity for </w:t>
      </w:r>
      <w:r w:rsidR="00070370">
        <w:rPr>
          <w:rFonts w:asciiTheme="minorBidi" w:hAnsiTheme="minorBidi"/>
          <w:sz w:val="22"/>
          <w:szCs w:val="22"/>
        </w:rPr>
        <w:t>aortic stenosis and mitral regurgitation. In comparison to</w:t>
      </w:r>
      <w:r w:rsidR="00FD7351">
        <w:rPr>
          <w:rFonts w:asciiTheme="minorBidi" w:hAnsiTheme="minorBidi"/>
          <w:sz w:val="22"/>
          <w:szCs w:val="22"/>
        </w:rPr>
        <w:t xml:space="preserve"> </w:t>
      </w:r>
      <w:r w:rsidR="004857F4">
        <w:rPr>
          <w:rFonts w:asciiTheme="minorBidi" w:hAnsiTheme="minorBidi"/>
          <w:sz w:val="22"/>
          <w:szCs w:val="22"/>
        </w:rPr>
        <w:t>clinical data</w:t>
      </w:r>
      <w:r w:rsidR="00CE5350">
        <w:rPr>
          <w:rFonts w:asciiTheme="minorBidi" w:hAnsiTheme="minorBidi"/>
          <w:sz w:val="22"/>
          <w:szCs w:val="22"/>
        </w:rPr>
        <w:t xml:space="preserve"> found in the literature</w:t>
      </w:r>
      <w:r w:rsidR="004857F4">
        <w:rPr>
          <w:rFonts w:asciiTheme="minorBidi" w:hAnsiTheme="minorBidi"/>
          <w:sz w:val="22"/>
          <w:szCs w:val="22"/>
        </w:rPr>
        <w:t>, t</w:t>
      </w:r>
      <w:r w:rsidR="00B63E3B">
        <w:rPr>
          <w:rFonts w:asciiTheme="minorBidi" w:hAnsiTheme="minorBidi"/>
          <w:sz w:val="22"/>
          <w:szCs w:val="22"/>
        </w:rPr>
        <w:t xml:space="preserve">he model </w:t>
      </w:r>
      <w:r w:rsidR="00D64108">
        <w:rPr>
          <w:rFonts w:asciiTheme="minorBidi" w:hAnsiTheme="minorBidi"/>
          <w:sz w:val="22"/>
          <w:szCs w:val="22"/>
        </w:rPr>
        <w:t xml:space="preserve">could </w:t>
      </w:r>
      <w:r w:rsidR="00596B33">
        <w:rPr>
          <w:rFonts w:asciiTheme="minorBidi" w:hAnsiTheme="minorBidi"/>
          <w:sz w:val="22"/>
          <w:szCs w:val="22"/>
        </w:rPr>
        <w:t xml:space="preserve">appropriately </w:t>
      </w:r>
      <w:r w:rsidR="00D64108">
        <w:rPr>
          <w:rFonts w:asciiTheme="minorBidi" w:hAnsiTheme="minorBidi"/>
          <w:sz w:val="22"/>
          <w:szCs w:val="22"/>
        </w:rPr>
        <w:t>predict</w:t>
      </w:r>
      <w:r w:rsidR="00A54A99">
        <w:rPr>
          <w:rFonts w:asciiTheme="minorBidi" w:hAnsiTheme="minorBidi"/>
          <w:sz w:val="22"/>
          <w:szCs w:val="22"/>
        </w:rPr>
        <w:t xml:space="preserve"> both</w:t>
      </w:r>
      <w:r w:rsidR="00D64108">
        <w:rPr>
          <w:rFonts w:asciiTheme="minorBidi" w:hAnsiTheme="minorBidi"/>
          <w:sz w:val="22"/>
          <w:szCs w:val="22"/>
        </w:rPr>
        <w:t xml:space="preserve"> </w:t>
      </w:r>
      <w:r w:rsidR="00596B33">
        <w:rPr>
          <w:rFonts w:asciiTheme="minorBidi" w:hAnsiTheme="minorBidi"/>
          <w:sz w:val="22"/>
          <w:szCs w:val="22"/>
        </w:rPr>
        <w:t xml:space="preserve">the </w:t>
      </w:r>
      <w:r w:rsidR="004857F4">
        <w:rPr>
          <w:rFonts w:asciiTheme="minorBidi" w:hAnsiTheme="minorBidi"/>
          <w:sz w:val="22"/>
          <w:szCs w:val="22"/>
        </w:rPr>
        <w:t xml:space="preserve">trend and </w:t>
      </w:r>
      <w:r w:rsidR="00362A66">
        <w:rPr>
          <w:rFonts w:asciiTheme="minorBidi" w:hAnsiTheme="minorBidi"/>
          <w:sz w:val="22"/>
          <w:szCs w:val="22"/>
        </w:rPr>
        <w:t>magnitude of</w:t>
      </w:r>
      <w:r w:rsidR="001822F8">
        <w:rPr>
          <w:rFonts w:asciiTheme="minorBidi" w:hAnsiTheme="minorBidi"/>
          <w:sz w:val="22"/>
          <w:szCs w:val="22"/>
        </w:rPr>
        <w:t xml:space="preserve"> </w:t>
      </w:r>
      <w:r w:rsidR="00815493">
        <w:rPr>
          <w:rFonts w:asciiTheme="minorBidi" w:hAnsiTheme="minorBidi"/>
          <w:sz w:val="22"/>
          <w:szCs w:val="22"/>
        </w:rPr>
        <w:t>change</w:t>
      </w:r>
      <w:r w:rsidR="009A4630">
        <w:rPr>
          <w:rFonts w:asciiTheme="minorBidi" w:hAnsiTheme="minorBidi"/>
          <w:sz w:val="22"/>
          <w:szCs w:val="22"/>
        </w:rPr>
        <w:t xml:space="preserve"> in </w:t>
      </w:r>
      <w:r w:rsidR="00642E55">
        <w:rPr>
          <w:rFonts w:asciiTheme="minorBidi" w:hAnsiTheme="minorBidi"/>
          <w:sz w:val="22"/>
          <w:szCs w:val="22"/>
        </w:rPr>
        <w:t xml:space="preserve">the </w:t>
      </w:r>
      <w:r w:rsidR="00815493">
        <w:rPr>
          <w:rFonts w:asciiTheme="minorBidi" w:hAnsiTheme="minorBidi"/>
          <w:sz w:val="22"/>
          <w:szCs w:val="22"/>
        </w:rPr>
        <w:t xml:space="preserve">ventricular dimensions </w:t>
      </w:r>
      <w:r w:rsidR="00362A66">
        <w:rPr>
          <w:rFonts w:asciiTheme="minorBidi" w:hAnsiTheme="minorBidi"/>
          <w:sz w:val="22"/>
          <w:szCs w:val="22"/>
        </w:rPr>
        <w:t>for both case</w:t>
      </w:r>
      <w:r w:rsidR="00CE5350">
        <w:rPr>
          <w:rFonts w:asciiTheme="minorBidi" w:hAnsiTheme="minorBidi"/>
          <w:sz w:val="22"/>
          <w:szCs w:val="22"/>
        </w:rPr>
        <w:t>s</w:t>
      </w:r>
      <w:r w:rsidR="00362A66">
        <w:rPr>
          <w:rFonts w:asciiTheme="minorBidi" w:hAnsiTheme="minorBidi"/>
          <w:sz w:val="22"/>
          <w:szCs w:val="22"/>
        </w:rPr>
        <w:t xml:space="preserve"> of valvular disorder</w:t>
      </w:r>
      <w:r w:rsidR="00815493">
        <w:rPr>
          <w:rFonts w:asciiTheme="minorBidi" w:hAnsiTheme="minorBidi"/>
          <w:sz w:val="22"/>
          <w:szCs w:val="22"/>
        </w:rPr>
        <w:t xml:space="preserve">. </w:t>
      </w:r>
      <w:r w:rsidR="00EE2170">
        <w:rPr>
          <w:rFonts w:asciiTheme="minorBidi" w:hAnsiTheme="minorBidi"/>
          <w:sz w:val="22"/>
          <w:szCs w:val="22"/>
        </w:rPr>
        <w:t xml:space="preserve">Furthermore, the model was able to </w:t>
      </w:r>
      <w:r w:rsidR="00B07075">
        <w:rPr>
          <w:rFonts w:asciiTheme="minorBidi" w:hAnsiTheme="minorBidi"/>
          <w:sz w:val="22"/>
          <w:szCs w:val="22"/>
        </w:rPr>
        <w:t xml:space="preserve">capture the </w:t>
      </w:r>
      <w:r w:rsidR="00F43DAB">
        <w:rPr>
          <w:rFonts w:asciiTheme="minorBidi" w:hAnsiTheme="minorBidi"/>
          <w:sz w:val="22"/>
          <w:szCs w:val="22"/>
        </w:rPr>
        <w:t>reverse cardiac growth (</w:t>
      </w:r>
      <w:r w:rsidR="006C7A97">
        <w:rPr>
          <w:rFonts w:asciiTheme="minorBidi" w:hAnsiTheme="minorBidi"/>
          <w:sz w:val="22"/>
          <w:szCs w:val="22"/>
        </w:rPr>
        <w:t xml:space="preserve">atrophy) in response to ventricular unloading. </w:t>
      </w:r>
    </w:p>
    <w:p w14:paraId="15AE23A1" w14:textId="08076A06" w:rsidR="006B724D" w:rsidRDefault="006B724D" w:rsidP="002112B6">
      <w:pPr>
        <w:spacing w:line="276" w:lineRule="auto"/>
        <w:jc w:val="both"/>
        <w:rPr>
          <w:rFonts w:asciiTheme="minorBidi" w:hAnsiTheme="minorBidi"/>
          <w:sz w:val="22"/>
          <w:szCs w:val="22"/>
        </w:rPr>
      </w:pPr>
      <w:r w:rsidRPr="00F814DA">
        <w:rPr>
          <w:rFonts w:asciiTheme="minorBidi" w:hAnsiTheme="minorBidi"/>
          <w:b/>
          <w:bCs/>
          <w:sz w:val="22"/>
          <w:szCs w:val="22"/>
        </w:rPr>
        <w:t>Conclusion</w:t>
      </w:r>
      <w:r>
        <w:rPr>
          <w:rFonts w:asciiTheme="minorBidi" w:hAnsiTheme="minorBidi"/>
          <w:sz w:val="22"/>
          <w:szCs w:val="22"/>
        </w:rPr>
        <w:t>:</w:t>
      </w:r>
      <w:r w:rsidR="0064421E">
        <w:rPr>
          <w:rFonts w:asciiTheme="minorBidi" w:hAnsiTheme="minorBidi"/>
          <w:sz w:val="22"/>
          <w:szCs w:val="22"/>
        </w:rPr>
        <w:t xml:space="preserve"> </w:t>
      </w:r>
      <w:r w:rsidR="008C2091">
        <w:rPr>
          <w:rFonts w:asciiTheme="minorBidi" w:hAnsiTheme="minorBidi"/>
          <w:sz w:val="22"/>
          <w:szCs w:val="22"/>
        </w:rPr>
        <w:t xml:space="preserve">A new multiscale model of </w:t>
      </w:r>
      <w:r w:rsidR="00CE5350">
        <w:rPr>
          <w:rFonts w:asciiTheme="minorBidi" w:hAnsiTheme="minorBidi"/>
          <w:sz w:val="22"/>
          <w:szCs w:val="22"/>
        </w:rPr>
        <w:t xml:space="preserve">the </w:t>
      </w:r>
      <w:r w:rsidR="008C2091">
        <w:rPr>
          <w:rFonts w:asciiTheme="minorBidi" w:hAnsiTheme="minorBidi"/>
          <w:sz w:val="22"/>
          <w:szCs w:val="22"/>
        </w:rPr>
        <w:t xml:space="preserve">cardiovascular </w:t>
      </w:r>
      <w:r w:rsidR="00CE5350">
        <w:rPr>
          <w:rFonts w:asciiTheme="minorBidi" w:hAnsiTheme="minorBidi"/>
          <w:sz w:val="22"/>
          <w:szCs w:val="22"/>
        </w:rPr>
        <w:t xml:space="preserve">system is presented, </w:t>
      </w:r>
      <w:r w:rsidR="00B718BA">
        <w:rPr>
          <w:rFonts w:asciiTheme="minorBidi" w:hAnsiTheme="minorBidi"/>
          <w:sz w:val="22"/>
          <w:szCs w:val="22"/>
        </w:rPr>
        <w:t xml:space="preserve">which </w:t>
      </w:r>
      <w:r w:rsidR="00CE5350">
        <w:rPr>
          <w:rFonts w:asciiTheme="minorBidi" w:hAnsiTheme="minorBidi"/>
          <w:sz w:val="22"/>
          <w:szCs w:val="22"/>
        </w:rPr>
        <w:t>can</w:t>
      </w:r>
      <w:r w:rsidR="00B718BA">
        <w:rPr>
          <w:rFonts w:asciiTheme="minorBidi" w:hAnsiTheme="minorBidi"/>
          <w:sz w:val="22"/>
          <w:szCs w:val="22"/>
        </w:rPr>
        <w:t xml:space="preserve"> </w:t>
      </w:r>
      <w:r w:rsidR="002D6DE5">
        <w:rPr>
          <w:rFonts w:asciiTheme="minorBidi" w:hAnsiTheme="minorBidi"/>
          <w:sz w:val="22"/>
          <w:szCs w:val="22"/>
        </w:rPr>
        <w:t xml:space="preserve">predict cardiac growth while the arterial pressure is preserved </w:t>
      </w:r>
      <w:r w:rsidR="00E13FC1">
        <w:rPr>
          <w:rFonts w:asciiTheme="minorBidi" w:hAnsiTheme="minorBidi"/>
          <w:sz w:val="22"/>
          <w:szCs w:val="22"/>
        </w:rPr>
        <w:t>via</w:t>
      </w:r>
      <w:r w:rsidR="002D6DE5">
        <w:rPr>
          <w:rFonts w:asciiTheme="minorBidi" w:hAnsiTheme="minorBidi"/>
          <w:sz w:val="22"/>
          <w:szCs w:val="22"/>
        </w:rPr>
        <w:t xml:space="preserve"> the baroreflex feedback loop.  </w:t>
      </w:r>
      <w:r w:rsidR="0047236F">
        <w:rPr>
          <w:rFonts w:asciiTheme="minorBidi" w:hAnsiTheme="minorBidi"/>
          <w:sz w:val="22"/>
          <w:szCs w:val="22"/>
        </w:rPr>
        <w:t xml:space="preserve"> </w:t>
      </w:r>
    </w:p>
    <w:p w14:paraId="6BB5B8B3" w14:textId="599B1F04" w:rsidR="0067190C" w:rsidRPr="00A01D4C" w:rsidRDefault="0067190C" w:rsidP="002112B6">
      <w:pPr>
        <w:spacing w:line="276" w:lineRule="auto"/>
        <w:jc w:val="both"/>
        <w:rPr>
          <w:rFonts w:asciiTheme="minorBidi" w:hAnsiTheme="minorBidi"/>
          <w:sz w:val="22"/>
          <w:szCs w:val="22"/>
        </w:rPr>
      </w:pPr>
      <w:r>
        <w:rPr>
          <w:rFonts w:asciiTheme="minorBidi" w:hAnsiTheme="minorBidi"/>
          <w:b/>
          <w:bCs/>
          <w:sz w:val="22"/>
          <w:szCs w:val="22"/>
        </w:rPr>
        <w:t>Keywords:</w:t>
      </w:r>
      <w:r w:rsidR="00C617FE">
        <w:rPr>
          <w:rFonts w:asciiTheme="minorBidi" w:hAnsiTheme="minorBidi"/>
          <w:b/>
          <w:bCs/>
          <w:sz w:val="22"/>
          <w:szCs w:val="22"/>
        </w:rPr>
        <w:t xml:space="preserve"> </w:t>
      </w:r>
      <w:r w:rsidR="000F6467" w:rsidRPr="00A01D4C">
        <w:rPr>
          <w:rFonts w:asciiTheme="minorBidi" w:hAnsiTheme="minorBidi"/>
          <w:sz w:val="22"/>
          <w:szCs w:val="22"/>
        </w:rPr>
        <w:t xml:space="preserve">Multiscale </w:t>
      </w:r>
      <w:r w:rsidR="000F6467">
        <w:rPr>
          <w:rFonts w:asciiTheme="minorBidi" w:hAnsiTheme="minorBidi"/>
          <w:sz w:val="22"/>
          <w:szCs w:val="22"/>
        </w:rPr>
        <w:t>Model,</w:t>
      </w:r>
      <w:r w:rsidR="000F6467" w:rsidRPr="00A01D4C">
        <w:rPr>
          <w:rFonts w:asciiTheme="minorBidi" w:hAnsiTheme="minorBidi"/>
          <w:sz w:val="22"/>
          <w:szCs w:val="22"/>
        </w:rPr>
        <w:t xml:space="preserve"> </w:t>
      </w:r>
      <w:r w:rsidR="00C617FE" w:rsidRPr="00A01D4C">
        <w:rPr>
          <w:rFonts w:asciiTheme="minorBidi" w:hAnsiTheme="minorBidi"/>
          <w:sz w:val="22"/>
          <w:szCs w:val="22"/>
        </w:rPr>
        <w:t xml:space="preserve">Cardiac </w:t>
      </w:r>
      <w:r w:rsidR="000F6467">
        <w:rPr>
          <w:rFonts w:asciiTheme="minorBidi" w:hAnsiTheme="minorBidi"/>
          <w:sz w:val="22"/>
          <w:szCs w:val="22"/>
        </w:rPr>
        <w:t>M</w:t>
      </w:r>
      <w:r w:rsidR="00B74EAA" w:rsidRPr="00A01D4C">
        <w:rPr>
          <w:rFonts w:asciiTheme="minorBidi" w:hAnsiTheme="minorBidi"/>
          <w:sz w:val="22"/>
          <w:szCs w:val="22"/>
        </w:rPr>
        <w:t>echanics</w:t>
      </w:r>
      <w:r w:rsidR="00C617FE" w:rsidRPr="00A01D4C">
        <w:rPr>
          <w:rFonts w:asciiTheme="minorBidi" w:hAnsiTheme="minorBidi"/>
          <w:sz w:val="22"/>
          <w:szCs w:val="22"/>
        </w:rPr>
        <w:t xml:space="preserve">, </w:t>
      </w:r>
      <w:r w:rsidR="00D92279">
        <w:rPr>
          <w:rFonts w:asciiTheme="minorBidi" w:hAnsiTheme="minorBidi"/>
          <w:sz w:val="22"/>
          <w:szCs w:val="22"/>
        </w:rPr>
        <w:t xml:space="preserve">Cardiac Growth, </w:t>
      </w:r>
      <w:r w:rsidR="00B74EAA" w:rsidRPr="00A01D4C">
        <w:rPr>
          <w:rFonts w:asciiTheme="minorBidi" w:hAnsiTheme="minorBidi"/>
          <w:sz w:val="22"/>
          <w:szCs w:val="22"/>
        </w:rPr>
        <w:t>C</w:t>
      </w:r>
      <w:r w:rsidR="00C617FE" w:rsidRPr="00A01D4C">
        <w:rPr>
          <w:rFonts w:asciiTheme="minorBidi" w:hAnsiTheme="minorBidi"/>
          <w:sz w:val="22"/>
          <w:szCs w:val="22"/>
        </w:rPr>
        <w:t xml:space="preserve">oncentric </w:t>
      </w:r>
      <w:r w:rsidR="000F6467">
        <w:rPr>
          <w:rFonts w:asciiTheme="minorBidi" w:hAnsiTheme="minorBidi"/>
          <w:sz w:val="22"/>
          <w:szCs w:val="22"/>
        </w:rPr>
        <w:t>H</w:t>
      </w:r>
      <w:r w:rsidR="00B74EAA" w:rsidRPr="00A01D4C">
        <w:rPr>
          <w:rFonts w:asciiTheme="minorBidi" w:hAnsiTheme="minorBidi"/>
          <w:sz w:val="22"/>
          <w:szCs w:val="22"/>
        </w:rPr>
        <w:t xml:space="preserve">ypertrophy, Eccentric </w:t>
      </w:r>
      <w:r w:rsidR="00D92279">
        <w:rPr>
          <w:rFonts w:asciiTheme="minorBidi" w:hAnsiTheme="minorBidi"/>
          <w:sz w:val="22"/>
          <w:szCs w:val="22"/>
        </w:rPr>
        <w:t>H</w:t>
      </w:r>
      <w:r w:rsidR="00B74EAA" w:rsidRPr="00A01D4C">
        <w:rPr>
          <w:rFonts w:asciiTheme="minorBidi" w:hAnsiTheme="minorBidi"/>
          <w:sz w:val="22"/>
          <w:szCs w:val="22"/>
        </w:rPr>
        <w:t xml:space="preserve">ypertrophy, </w:t>
      </w:r>
      <w:r w:rsidR="002959AF">
        <w:rPr>
          <w:rFonts w:asciiTheme="minorBidi" w:hAnsiTheme="minorBidi"/>
          <w:sz w:val="22"/>
          <w:szCs w:val="22"/>
        </w:rPr>
        <w:t xml:space="preserve">Baroreceptor </w:t>
      </w:r>
    </w:p>
    <w:p w14:paraId="6B00259C" w14:textId="77777777" w:rsidR="0067190C" w:rsidRPr="00A01D4C" w:rsidRDefault="0067190C" w:rsidP="002112B6">
      <w:pPr>
        <w:spacing w:line="276" w:lineRule="auto"/>
        <w:rPr>
          <w:rFonts w:asciiTheme="minorBidi" w:hAnsiTheme="minorBidi"/>
          <w:sz w:val="22"/>
          <w:szCs w:val="22"/>
        </w:rPr>
      </w:pPr>
      <w:r w:rsidRPr="00A01D4C">
        <w:rPr>
          <w:rFonts w:asciiTheme="minorBidi" w:hAnsiTheme="minorBidi"/>
          <w:sz w:val="22"/>
          <w:szCs w:val="22"/>
        </w:rPr>
        <w:br w:type="page"/>
      </w:r>
    </w:p>
    <w:p w14:paraId="52C891BF" w14:textId="46BD6608" w:rsidR="0010687A" w:rsidRPr="0010687A" w:rsidRDefault="0010687A" w:rsidP="002112B6">
      <w:pPr>
        <w:spacing w:line="276" w:lineRule="auto"/>
        <w:jc w:val="both"/>
        <w:rPr>
          <w:rFonts w:asciiTheme="minorBidi" w:hAnsiTheme="minorBidi"/>
          <w:b/>
          <w:bCs/>
          <w:sz w:val="22"/>
          <w:szCs w:val="22"/>
        </w:rPr>
      </w:pPr>
      <w:r w:rsidRPr="0010687A">
        <w:rPr>
          <w:rFonts w:asciiTheme="minorBidi" w:hAnsiTheme="minorBidi"/>
          <w:b/>
          <w:bCs/>
          <w:sz w:val="22"/>
          <w:szCs w:val="22"/>
        </w:rPr>
        <w:lastRenderedPageBreak/>
        <w:t>Introduction</w:t>
      </w:r>
    </w:p>
    <w:p w14:paraId="2FD44127" w14:textId="20C4A876" w:rsidR="008777DD" w:rsidRPr="00032CB1" w:rsidRDefault="00F4268C" w:rsidP="002112B6">
      <w:pPr>
        <w:spacing w:line="276" w:lineRule="auto"/>
        <w:jc w:val="both"/>
        <w:rPr>
          <w:rFonts w:asciiTheme="minorBidi" w:hAnsiTheme="minorBidi"/>
          <w:sz w:val="22"/>
          <w:szCs w:val="22"/>
        </w:rPr>
      </w:pPr>
      <w:r w:rsidRPr="00032CB1">
        <w:rPr>
          <w:rFonts w:asciiTheme="minorBidi" w:hAnsiTheme="minorBidi"/>
          <w:sz w:val="22"/>
          <w:szCs w:val="22"/>
        </w:rPr>
        <w:t xml:space="preserve">Cardiac </w:t>
      </w:r>
      <w:r w:rsidR="00977952">
        <w:rPr>
          <w:rFonts w:asciiTheme="minorBidi" w:hAnsiTheme="minorBidi"/>
          <w:sz w:val="22"/>
          <w:szCs w:val="22"/>
        </w:rPr>
        <w:t xml:space="preserve">diseases that exhibit </w:t>
      </w:r>
      <w:r w:rsidRPr="00032CB1">
        <w:rPr>
          <w:rFonts w:asciiTheme="minorBidi" w:hAnsiTheme="minorBidi"/>
          <w:sz w:val="22"/>
          <w:szCs w:val="22"/>
        </w:rPr>
        <w:t xml:space="preserve">hypertrophy can </w:t>
      </w:r>
      <w:r w:rsidR="00977952">
        <w:rPr>
          <w:rFonts w:asciiTheme="minorBidi" w:hAnsiTheme="minorBidi"/>
          <w:sz w:val="22"/>
          <w:szCs w:val="22"/>
        </w:rPr>
        <w:t>be caused by</w:t>
      </w:r>
      <w:r w:rsidR="00762CB8" w:rsidRPr="00032CB1">
        <w:rPr>
          <w:rFonts w:asciiTheme="minorBidi" w:hAnsiTheme="minorBidi"/>
          <w:sz w:val="22"/>
          <w:szCs w:val="22"/>
        </w:rPr>
        <w:t xml:space="preserve"> </w:t>
      </w:r>
      <w:r w:rsidR="006F7F4E" w:rsidRPr="00032CB1">
        <w:rPr>
          <w:rFonts w:asciiTheme="minorBidi" w:hAnsiTheme="minorBidi"/>
          <w:sz w:val="22"/>
          <w:szCs w:val="22"/>
        </w:rPr>
        <w:t>altered ventricular loading or mutation</w:t>
      </w:r>
      <w:r w:rsidR="00437546" w:rsidRPr="00032CB1">
        <w:rPr>
          <w:rFonts w:asciiTheme="minorBidi" w:hAnsiTheme="minorBidi"/>
          <w:sz w:val="22"/>
          <w:szCs w:val="22"/>
        </w:rPr>
        <w:t xml:space="preserve">s </w:t>
      </w:r>
      <w:r w:rsidR="00A83D0E" w:rsidRPr="00032CB1">
        <w:rPr>
          <w:rFonts w:asciiTheme="minorBidi" w:hAnsiTheme="minorBidi"/>
          <w:sz w:val="22"/>
          <w:szCs w:val="22"/>
        </w:rPr>
        <w:t xml:space="preserve">in </w:t>
      </w:r>
      <w:r w:rsidR="00437546" w:rsidRPr="00032CB1">
        <w:rPr>
          <w:rFonts w:asciiTheme="minorBidi" w:hAnsiTheme="minorBidi"/>
          <w:sz w:val="22"/>
          <w:szCs w:val="22"/>
        </w:rPr>
        <w:t>sarcomeric protein</w:t>
      </w:r>
      <w:r w:rsidR="00977952">
        <w:rPr>
          <w:rFonts w:asciiTheme="minorBidi" w:hAnsiTheme="minorBidi"/>
          <w:sz w:val="22"/>
          <w:szCs w:val="22"/>
        </w:rPr>
        <w:t>s, which</w:t>
      </w:r>
      <w:r w:rsidR="00437546" w:rsidRPr="00032CB1">
        <w:rPr>
          <w:rFonts w:asciiTheme="minorBidi" w:hAnsiTheme="minorBidi"/>
          <w:sz w:val="22"/>
          <w:szCs w:val="22"/>
        </w:rPr>
        <w:t xml:space="preserve"> regulat</w:t>
      </w:r>
      <w:r w:rsidR="00977952">
        <w:rPr>
          <w:rFonts w:asciiTheme="minorBidi" w:hAnsiTheme="minorBidi"/>
          <w:sz w:val="22"/>
          <w:szCs w:val="22"/>
        </w:rPr>
        <w:t xml:space="preserve">e </w:t>
      </w:r>
      <w:r w:rsidR="00B034D6" w:rsidRPr="00032CB1">
        <w:rPr>
          <w:rFonts w:asciiTheme="minorBidi" w:hAnsiTheme="minorBidi"/>
          <w:sz w:val="22"/>
          <w:szCs w:val="22"/>
        </w:rPr>
        <w:t>cardiomyocytes</w:t>
      </w:r>
      <w:r w:rsidR="007124EC" w:rsidRPr="00032CB1">
        <w:rPr>
          <w:rFonts w:asciiTheme="minorBidi" w:hAnsiTheme="minorBidi"/>
          <w:sz w:val="22"/>
          <w:szCs w:val="22"/>
        </w:rPr>
        <w:t xml:space="preserve"> </w:t>
      </w:r>
      <w:r w:rsidR="007124EC" w:rsidRPr="00032CB1">
        <w:rPr>
          <w:rFonts w:asciiTheme="minorBidi" w:hAnsiTheme="minorBidi"/>
          <w:sz w:val="22"/>
          <w:szCs w:val="22"/>
        </w:rPr>
        <w:fldChar w:fldCharType="begin">
          <w:fldData xml:space="preserve">PEVuZE5vdGU+PENpdGU+PEF1dGhvcj5PbWVuczwvQXV0aG9yPjxZZWFyPjE5OTg8L1llYXI+PFJl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</w:fldData>
        </w:fldChar>
      </w:r>
      <w:r w:rsidR="00094D31">
        <w:rPr>
          <w:rFonts w:asciiTheme="minorBidi" w:hAnsiTheme="minorBidi"/>
          <w:sz w:val="22"/>
          <w:szCs w:val="22"/>
        </w:rPr>
        <w:instrText xml:space="preserve"> ADDIN EN.CITE </w:instrText>
      </w:r>
      <w:r w:rsidR="00094D31">
        <w:rPr>
          <w:rFonts w:asciiTheme="minorBidi" w:hAnsiTheme="minorBidi"/>
          <w:sz w:val="22"/>
          <w:szCs w:val="22"/>
        </w:rPr>
        <w:fldChar w:fldCharType="begin">
          <w:fldData xml:space="preserve">PEVuZE5vdGU+PENpdGU+PEF1dGhvcj5PbWVuczwvQXV0aG9yPjxZZWFyPjE5OTg8L1llYXI+PFJl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</w:fldData>
        </w:fldChar>
      </w:r>
      <w:r w:rsidR="00094D31">
        <w:rPr>
          <w:rFonts w:asciiTheme="minorBidi" w:hAnsiTheme="minorBidi"/>
          <w:sz w:val="22"/>
          <w:szCs w:val="22"/>
        </w:rPr>
        <w:instrText xml:space="preserve"> ADDIN EN.CITE.DATA </w:instrText>
      </w:r>
      <w:r w:rsidR="00094D31">
        <w:rPr>
          <w:rFonts w:asciiTheme="minorBidi" w:hAnsiTheme="minorBidi"/>
          <w:sz w:val="22"/>
          <w:szCs w:val="22"/>
        </w:rPr>
      </w:r>
      <w:r w:rsidR="00094D31">
        <w:rPr>
          <w:rFonts w:asciiTheme="minorBidi" w:hAnsiTheme="minorBidi"/>
          <w:sz w:val="22"/>
          <w:szCs w:val="22"/>
        </w:rPr>
        <w:fldChar w:fldCharType="end"/>
      </w:r>
      <w:r w:rsidR="007124EC" w:rsidRPr="00032CB1">
        <w:rPr>
          <w:rFonts w:asciiTheme="minorBidi" w:hAnsiTheme="minorBidi"/>
          <w:sz w:val="22"/>
          <w:szCs w:val="22"/>
        </w:rPr>
      </w:r>
      <w:r w:rsidR="007124EC" w:rsidRPr="00032CB1">
        <w:rPr>
          <w:rFonts w:asciiTheme="minorBidi" w:hAnsiTheme="minorBidi"/>
          <w:sz w:val="22"/>
          <w:szCs w:val="22"/>
        </w:rPr>
        <w:fldChar w:fldCharType="separate"/>
      </w:r>
      <w:r w:rsidR="00094D31">
        <w:rPr>
          <w:rFonts w:asciiTheme="minorBidi" w:hAnsiTheme="minorBidi"/>
          <w:noProof/>
          <w:sz w:val="22"/>
          <w:szCs w:val="22"/>
        </w:rPr>
        <w:t>(1-3)</w:t>
      </w:r>
      <w:r w:rsidR="007124EC" w:rsidRPr="00032CB1">
        <w:rPr>
          <w:rFonts w:asciiTheme="minorBidi" w:hAnsiTheme="minorBidi"/>
          <w:sz w:val="22"/>
          <w:szCs w:val="22"/>
        </w:rPr>
        <w:fldChar w:fldCharType="end"/>
      </w:r>
      <w:r w:rsidR="00B034D6" w:rsidRPr="00032CB1">
        <w:rPr>
          <w:rFonts w:asciiTheme="minorBidi" w:hAnsiTheme="minorBidi"/>
          <w:sz w:val="22"/>
          <w:szCs w:val="22"/>
        </w:rPr>
        <w:t xml:space="preserve">. </w:t>
      </w:r>
      <w:r w:rsidR="00D73D20">
        <w:rPr>
          <w:rFonts w:asciiTheme="minorBidi" w:hAnsiTheme="minorBidi"/>
          <w:sz w:val="22"/>
          <w:szCs w:val="22"/>
        </w:rPr>
        <w:t>The growth and remodeling that are induced by c</w:t>
      </w:r>
      <w:r w:rsidR="00997957" w:rsidRPr="00032CB1">
        <w:rPr>
          <w:rFonts w:asciiTheme="minorBidi" w:hAnsiTheme="minorBidi"/>
          <w:sz w:val="22"/>
          <w:szCs w:val="22"/>
        </w:rPr>
        <w:t>ardiac hypertrophy can be categorized in</w:t>
      </w:r>
      <w:r w:rsidR="00283A70" w:rsidRPr="00032CB1">
        <w:rPr>
          <w:rFonts w:asciiTheme="minorBidi" w:hAnsiTheme="minorBidi"/>
          <w:sz w:val="22"/>
          <w:szCs w:val="22"/>
        </w:rPr>
        <w:t>to</w:t>
      </w:r>
      <w:r w:rsidR="00997957" w:rsidRPr="00032CB1">
        <w:rPr>
          <w:rFonts w:asciiTheme="minorBidi" w:hAnsiTheme="minorBidi"/>
          <w:sz w:val="22"/>
          <w:szCs w:val="22"/>
        </w:rPr>
        <w:t xml:space="preserve"> two groups: 1) </w:t>
      </w:r>
      <w:r w:rsidR="00B034D6" w:rsidRPr="00032CB1">
        <w:rPr>
          <w:rFonts w:asciiTheme="minorBidi" w:hAnsiTheme="minorBidi"/>
          <w:sz w:val="22"/>
          <w:szCs w:val="22"/>
        </w:rPr>
        <w:t xml:space="preserve">Concentric </w:t>
      </w:r>
      <w:r w:rsidR="00E9366C" w:rsidRPr="00032CB1">
        <w:rPr>
          <w:rFonts w:asciiTheme="minorBidi" w:hAnsiTheme="minorBidi"/>
          <w:sz w:val="22"/>
          <w:szCs w:val="22"/>
        </w:rPr>
        <w:t>growth</w:t>
      </w:r>
      <w:r w:rsidR="00997957" w:rsidRPr="00032CB1">
        <w:rPr>
          <w:rFonts w:asciiTheme="minorBidi" w:hAnsiTheme="minorBidi"/>
          <w:sz w:val="22"/>
          <w:szCs w:val="22"/>
        </w:rPr>
        <w:t xml:space="preserve">, where </w:t>
      </w:r>
      <w:r w:rsidR="00185A5C" w:rsidRPr="00032CB1">
        <w:rPr>
          <w:rFonts w:asciiTheme="minorBidi" w:hAnsiTheme="minorBidi"/>
          <w:sz w:val="22"/>
          <w:szCs w:val="22"/>
        </w:rPr>
        <w:t xml:space="preserve">the ventricular wall mass </w:t>
      </w:r>
      <w:r w:rsidR="00B21332" w:rsidRPr="00032CB1">
        <w:rPr>
          <w:rFonts w:asciiTheme="minorBidi" w:hAnsiTheme="minorBidi"/>
          <w:sz w:val="22"/>
          <w:szCs w:val="22"/>
        </w:rPr>
        <w:t xml:space="preserve">and wall thickness </w:t>
      </w:r>
      <w:r w:rsidR="00185A5C" w:rsidRPr="00032CB1">
        <w:rPr>
          <w:rFonts w:asciiTheme="minorBidi" w:hAnsiTheme="minorBidi"/>
          <w:sz w:val="22"/>
          <w:szCs w:val="22"/>
        </w:rPr>
        <w:t>increase in response to pressure overload condition</w:t>
      </w:r>
      <w:r w:rsidR="00D73D20">
        <w:rPr>
          <w:rFonts w:asciiTheme="minorBidi" w:hAnsiTheme="minorBidi"/>
          <w:sz w:val="22"/>
          <w:szCs w:val="22"/>
        </w:rPr>
        <w:t>,</w:t>
      </w:r>
      <w:r w:rsidR="00185A5C" w:rsidRPr="00032CB1">
        <w:rPr>
          <w:rFonts w:asciiTheme="minorBidi" w:hAnsiTheme="minorBidi"/>
          <w:sz w:val="22"/>
          <w:szCs w:val="22"/>
        </w:rPr>
        <w:t xml:space="preserve"> with </w:t>
      </w:r>
      <w:r w:rsidR="00D73D20">
        <w:rPr>
          <w:rFonts w:asciiTheme="minorBidi" w:hAnsiTheme="minorBidi"/>
          <w:sz w:val="22"/>
          <w:szCs w:val="22"/>
        </w:rPr>
        <w:t>little</w:t>
      </w:r>
      <w:r w:rsidR="00D73D20" w:rsidRPr="00032CB1">
        <w:rPr>
          <w:rFonts w:asciiTheme="minorBidi" w:hAnsiTheme="minorBidi"/>
          <w:sz w:val="22"/>
          <w:szCs w:val="22"/>
        </w:rPr>
        <w:t xml:space="preserve"> </w:t>
      </w:r>
      <w:r w:rsidR="00185A5C" w:rsidRPr="00032CB1">
        <w:rPr>
          <w:rFonts w:asciiTheme="minorBidi" w:hAnsiTheme="minorBidi"/>
          <w:sz w:val="22"/>
          <w:szCs w:val="22"/>
        </w:rPr>
        <w:t>or no change in the ventricular chamber volume</w:t>
      </w:r>
      <w:r w:rsidR="005D70FD" w:rsidRPr="00032CB1">
        <w:rPr>
          <w:rFonts w:asciiTheme="minorBidi" w:hAnsiTheme="minorBidi"/>
          <w:sz w:val="22"/>
          <w:szCs w:val="22"/>
        </w:rPr>
        <w:t>.</w:t>
      </w:r>
      <w:r w:rsidR="00E9366C" w:rsidRPr="00032CB1">
        <w:rPr>
          <w:rFonts w:asciiTheme="minorBidi" w:hAnsiTheme="minorBidi"/>
          <w:sz w:val="22"/>
          <w:szCs w:val="22"/>
        </w:rPr>
        <w:t xml:space="preserve"> </w:t>
      </w:r>
      <w:r w:rsidR="005D70FD" w:rsidRPr="00032CB1">
        <w:rPr>
          <w:rFonts w:asciiTheme="minorBidi" w:hAnsiTheme="minorBidi"/>
          <w:sz w:val="22"/>
          <w:szCs w:val="22"/>
        </w:rPr>
        <w:t>2)</w:t>
      </w:r>
      <w:r w:rsidR="008777DD" w:rsidRPr="00032CB1">
        <w:rPr>
          <w:rFonts w:asciiTheme="minorBidi" w:hAnsiTheme="minorBidi"/>
          <w:sz w:val="22"/>
          <w:szCs w:val="22"/>
        </w:rPr>
        <w:t xml:space="preserve"> Eccentric </w:t>
      </w:r>
      <w:r w:rsidR="005D70FD" w:rsidRPr="00032CB1">
        <w:rPr>
          <w:rFonts w:asciiTheme="minorBidi" w:hAnsiTheme="minorBidi"/>
          <w:sz w:val="22"/>
          <w:szCs w:val="22"/>
        </w:rPr>
        <w:t xml:space="preserve">growth, in which </w:t>
      </w:r>
      <w:r w:rsidR="00BF5DD7" w:rsidRPr="00032CB1">
        <w:rPr>
          <w:rFonts w:asciiTheme="minorBidi" w:hAnsiTheme="minorBidi"/>
          <w:sz w:val="22"/>
          <w:szCs w:val="22"/>
        </w:rPr>
        <w:t xml:space="preserve">the ventricular chamber volume dilates </w:t>
      </w:r>
      <w:r w:rsidR="00B21332" w:rsidRPr="00032CB1">
        <w:rPr>
          <w:rFonts w:asciiTheme="minorBidi" w:hAnsiTheme="minorBidi"/>
          <w:sz w:val="22"/>
          <w:szCs w:val="22"/>
        </w:rPr>
        <w:t>due to volume overload</w:t>
      </w:r>
      <w:r w:rsidR="002537B3" w:rsidRPr="00032CB1">
        <w:rPr>
          <w:rFonts w:asciiTheme="minorBidi" w:hAnsiTheme="minorBidi"/>
          <w:sz w:val="22"/>
          <w:szCs w:val="22"/>
        </w:rPr>
        <w:t>ing</w:t>
      </w:r>
      <w:r w:rsidR="00B21332" w:rsidRPr="00032CB1">
        <w:rPr>
          <w:rFonts w:asciiTheme="minorBidi" w:hAnsiTheme="minorBidi"/>
          <w:sz w:val="22"/>
          <w:szCs w:val="22"/>
        </w:rPr>
        <w:t xml:space="preserve"> with small </w:t>
      </w:r>
      <w:r w:rsidR="00B7639E" w:rsidRPr="00032CB1">
        <w:rPr>
          <w:rFonts w:asciiTheme="minorBidi" w:hAnsiTheme="minorBidi"/>
          <w:sz w:val="22"/>
          <w:szCs w:val="22"/>
        </w:rPr>
        <w:t>change in the wall thickness</w:t>
      </w:r>
      <w:r w:rsidR="00756234" w:rsidRPr="00032CB1">
        <w:rPr>
          <w:rFonts w:asciiTheme="minorBidi" w:hAnsiTheme="minorBidi"/>
          <w:sz w:val="22"/>
          <w:szCs w:val="22"/>
        </w:rPr>
        <w:t xml:space="preserve"> </w:t>
      </w:r>
      <w:r w:rsidR="00756234" w:rsidRPr="00032CB1">
        <w:rPr>
          <w:rFonts w:asciiTheme="minorBidi" w:hAnsiTheme="minorBidi"/>
          <w:sz w:val="22"/>
          <w:szCs w:val="22"/>
        </w:rPr>
        <w:fldChar w:fldCharType="begin"/>
      </w:r>
      <w:r w:rsidR="00094D31">
        <w:rPr>
          <w:rFonts w:asciiTheme="minorBidi" w:hAnsiTheme="minorBidi"/>
          <w:sz w:val="22"/>
          <w:szCs w:val="22"/>
        </w:rPr>
        <w:instrText xml:space="preserve"> ADDIN EN.CITE &lt;EndNote&gt;&lt;Cite&gt;&lt;Author&gt;Hill&lt;/Author&gt;&lt;Year&gt;2008&lt;/Year&gt;&lt;RecNum&gt;11&lt;/RecNum&gt;&lt;DisplayText&gt;(4)&lt;/DisplayText&gt;&lt;record&gt;&lt;rec-number&gt;11&lt;/rec-number&gt;&lt;foreign-keys&gt;&lt;key app="EN" db-id="9rxfwr5p1pszwee29srxx9d1zz9v0vrxtwp0" timestamp="1610811640"&gt;11&lt;/key&gt;&lt;/foreign-keys&gt;&lt;ref-type name="Journal Article"&gt;17&lt;/ref-type&gt;&lt;contributors&gt;&lt;authors&gt;&lt;author&gt;Hill, J. A.&lt;/author&gt;&lt;author&gt;Olson, E. N.&lt;/author&gt;&lt;/authors&gt;&lt;/contributors&gt;&lt;auth-address&gt;Donald W. Reynolds Cardiovascular Clinical Research Center , University of Texas Southwestern Medical Center, Dallas, TX 75390-8573, USA. joseph.hill@utsouthwestern.edu&lt;/auth-address&gt;&lt;titles&gt;&lt;title&gt;Cardiac plasticity&lt;/title&gt;&lt;secondary-title&gt;N Engl J Med&lt;/secondary-title&gt;&lt;/titles&gt;&lt;periodical&gt;&lt;full-title&gt;N Engl J Med&lt;/full-title&gt;&lt;/periodical&gt;&lt;pages&gt;1370-80&lt;/pages&gt;&lt;volume&gt;358&lt;/volume&gt;&lt;number&gt;13&lt;/number&gt;&lt;edition&gt;2008/03/28&lt;/edition&gt;&lt;keywords&gt;&lt;keyword&gt;Cardiomegaly/etiology/*physiopathology&lt;/keyword&gt;&lt;keyword&gt;Extracellular Space/physiology&lt;/keyword&gt;&lt;keyword&gt;Heart/growth &amp;amp; development/*physiology&lt;/keyword&gt;&lt;keyword&gt;Humans&lt;/keyword&gt;&lt;keyword&gt;Myocardium/cytology&lt;/keyword&gt;&lt;keyword&gt;Myocytes, Cardiac/*physiology&lt;/keyword&gt;&lt;keyword&gt;Phenotype&lt;/keyword&gt;&lt;keyword&gt;Signal Transduction&lt;/keyword&gt;&lt;keyword&gt;Ventricular Remodeling&lt;/keyword&gt;&lt;/keywords&gt;&lt;dates&gt;&lt;year&gt;2008&lt;/year&gt;&lt;pub-dates&gt;&lt;date&gt;Mar 27&lt;/date&gt;&lt;/pub-dates&gt;&lt;/dates&gt;&lt;isbn&gt;1533-4406 (Electronic)&amp;#xD;0028-4793 (Linking)&lt;/isbn&gt;&lt;accession-num&gt;18367740&lt;/accession-num&gt;&lt;urls&gt;&lt;related-urls&gt;&lt;url&gt;https://www.ncbi.nlm.nih.gov/pubmed/18367740&lt;/url&gt;&lt;/related-urls&gt;&lt;/urls&gt;&lt;electronic-resource-num&gt;10.1056/NEJMra072139&lt;/electronic-resource-num&gt;&lt;/record&gt;&lt;/Cite&gt;&lt;/EndNote&gt;</w:instrText>
      </w:r>
      <w:r w:rsidR="00756234" w:rsidRPr="00032CB1">
        <w:rPr>
          <w:rFonts w:asciiTheme="minorBidi" w:hAnsiTheme="minorBidi"/>
          <w:sz w:val="22"/>
          <w:szCs w:val="22"/>
        </w:rPr>
        <w:fldChar w:fldCharType="separate"/>
      </w:r>
      <w:r w:rsidR="00094D31">
        <w:rPr>
          <w:rFonts w:asciiTheme="minorBidi" w:hAnsiTheme="minorBidi"/>
          <w:noProof/>
          <w:sz w:val="22"/>
          <w:szCs w:val="22"/>
        </w:rPr>
        <w:t>(4)</w:t>
      </w:r>
      <w:r w:rsidR="00756234" w:rsidRPr="00032CB1">
        <w:rPr>
          <w:rFonts w:asciiTheme="minorBidi" w:hAnsiTheme="minorBidi"/>
          <w:sz w:val="22"/>
          <w:szCs w:val="22"/>
        </w:rPr>
        <w:fldChar w:fldCharType="end"/>
      </w:r>
      <w:r w:rsidR="00B7639E" w:rsidRPr="00032CB1">
        <w:rPr>
          <w:rFonts w:asciiTheme="minorBidi" w:hAnsiTheme="minorBidi"/>
          <w:sz w:val="22"/>
          <w:szCs w:val="22"/>
        </w:rPr>
        <w:t xml:space="preserve">. </w:t>
      </w:r>
    </w:p>
    <w:p w14:paraId="09EEDE86" w14:textId="2234811B" w:rsidR="00056EE6" w:rsidRPr="00032CB1" w:rsidRDefault="00530A3C" w:rsidP="002112B6">
      <w:pPr>
        <w:spacing w:line="276" w:lineRule="auto"/>
        <w:ind w:firstLine="720"/>
        <w:jc w:val="both"/>
        <w:rPr>
          <w:rFonts w:asciiTheme="minorBidi" w:hAnsiTheme="minorBidi"/>
          <w:sz w:val="22"/>
          <w:szCs w:val="22"/>
        </w:rPr>
      </w:pPr>
      <w:r w:rsidRPr="00032CB1">
        <w:rPr>
          <w:rFonts w:asciiTheme="minorBidi" w:hAnsiTheme="minorBidi"/>
          <w:sz w:val="22"/>
          <w:szCs w:val="22"/>
        </w:rPr>
        <w:t>During past</w:t>
      </w:r>
      <w:r w:rsidR="00D73D20">
        <w:rPr>
          <w:rFonts w:asciiTheme="minorBidi" w:hAnsiTheme="minorBidi"/>
          <w:sz w:val="22"/>
          <w:szCs w:val="22"/>
        </w:rPr>
        <w:t xml:space="preserve"> few</w:t>
      </w:r>
      <w:r w:rsidRPr="00032CB1">
        <w:rPr>
          <w:rFonts w:asciiTheme="minorBidi" w:hAnsiTheme="minorBidi"/>
          <w:sz w:val="22"/>
          <w:szCs w:val="22"/>
        </w:rPr>
        <w:t xml:space="preserve"> </w:t>
      </w:r>
      <w:r w:rsidR="00AD3C8A" w:rsidRPr="00032CB1">
        <w:rPr>
          <w:rFonts w:asciiTheme="minorBidi" w:hAnsiTheme="minorBidi"/>
          <w:sz w:val="22"/>
          <w:szCs w:val="22"/>
        </w:rPr>
        <w:t>de</w:t>
      </w:r>
      <w:r w:rsidR="00012A34" w:rsidRPr="00032CB1">
        <w:rPr>
          <w:rFonts w:asciiTheme="minorBidi" w:hAnsiTheme="minorBidi"/>
          <w:sz w:val="22"/>
          <w:szCs w:val="22"/>
        </w:rPr>
        <w:t>cades</w:t>
      </w:r>
      <w:r w:rsidRPr="00032CB1">
        <w:rPr>
          <w:rFonts w:asciiTheme="minorBidi" w:hAnsiTheme="minorBidi"/>
          <w:sz w:val="22"/>
          <w:szCs w:val="22"/>
        </w:rPr>
        <w:t xml:space="preserve">, </w:t>
      </w:r>
      <w:r w:rsidR="00AB678A" w:rsidRPr="00032CB1">
        <w:rPr>
          <w:rFonts w:asciiTheme="minorBidi" w:hAnsiTheme="minorBidi"/>
          <w:sz w:val="22"/>
          <w:szCs w:val="22"/>
        </w:rPr>
        <w:t xml:space="preserve">a </w:t>
      </w:r>
      <w:r w:rsidR="00D73D20">
        <w:rPr>
          <w:rFonts w:asciiTheme="minorBidi" w:hAnsiTheme="minorBidi"/>
          <w:sz w:val="22"/>
          <w:szCs w:val="22"/>
        </w:rPr>
        <w:t>variety</w:t>
      </w:r>
      <w:r w:rsidR="00AB678A" w:rsidRPr="00032CB1">
        <w:rPr>
          <w:rFonts w:asciiTheme="minorBidi" w:hAnsiTheme="minorBidi"/>
          <w:sz w:val="22"/>
          <w:szCs w:val="22"/>
        </w:rPr>
        <w:t xml:space="preserve"> of</w:t>
      </w:r>
      <w:r w:rsidRPr="00032CB1">
        <w:rPr>
          <w:rFonts w:asciiTheme="minorBidi" w:hAnsiTheme="minorBidi"/>
          <w:sz w:val="22"/>
          <w:szCs w:val="22"/>
        </w:rPr>
        <w:t xml:space="preserve"> computation</w:t>
      </w:r>
      <w:r w:rsidR="00AB678A" w:rsidRPr="00032CB1">
        <w:rPr>
          <w:rFonts w:asciiTheme="minorBidi" w:hAnsiTheme="minorBidi"/>
          <w:sz w:val="22"/>
          <w:szCs w:val="22"/>
        </w:rPr>
        <w:t>a</w:t>
      </w:r>
      <w:r w:rsidRPr="00032CB1">
        <w:rPr>
          <w:rFonts w:asciiTheme="minorBidi" w:hAnsiTheme="minorBidi"/>
          <w:sz w:val="22"/>
          <w:szCs w:val="22"/>
        </w:rPr>
        <w:t xml:space="preserve">l models on cardiac </w:t>
      </w:r>
      <w:r w:rsidR="001C59EA" w:rsidRPr="00032CB1">
        <w:rPr>
          <w:rFonts w:asciiTheme="minorBidi" w:hAnsiTheme="minorBidi"/>
          <w:sz w:val="22"/>
          <w:szCs w:val="22"/>
        </w:rPr>
        <w:t>hypertrophy</w:t>
      </w:r>
      <w:r w:rsidRPr="00032CB1">
        <w:rPr>
          <w:rFonts w:asciiTheme="minorBidi" w:hAnsiTheme="minorBidi"/>
          <w:sz w:val="22"/>
          <w:szCs w:val="22"/>
        </w:rPr>
        <w:t xml:space="preserve"> </w:t>
      </w:r>
      <w:r w:rsidR="00E86936" w:rsidRPr="00032CB1">
        <w:rPr>
          <w:rFonts w:asciiTheme="minorBidi" w:hAnsiTheme="minorBidi"/>
          <w:sz w:val="22"/>
          <w:szCs w:val="22"/>
        </w:rPr>
        <w:fldChar w:fldCharType="begin">
          <w:fldData xml:space="preserve">PEVuZE5vdGU+PENpdGU+PEF1dGhvcj5IdW1waHJleSBKPC9BdXRob3I+PFllYXI+MjAwMjwvWWVh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</w:fldData>
        </w:fldChar>
      </w:r>
      <w:r w:rsidR="00094D31">
        <w:rPr>
          <w:rFonts w:asciiTheme="minorBidi" w:hAnsiTheme="minorBidi"/>
          <w:sz w:val="22"/>
          <w:szCs w:val="22"/>
        </w:rPr>
        <w:instrText xml:space="preserve"> ADDIN EN.CITE </w:instrText>
      </w:r>
      <w:r w:rsidR="00094D31">
        <w:rPr>
          <w:rFonts w:asciiTheme="minorBidi" w:hAnsiTheme="minorBidi"/>
          <w:sz w:val="22"/>
          <w:szCs w:val="22"/>
        </w:rPr>
        <w:fldChar w:fldCharType="begin">
          <w:fldData xml:space="preserve">PEVuZE5vdGU+PENpdGU+PEF1dGhvcj5IdW1waHJleSBKPC9BdXRob3I+PFllYXI+MjAwMjwvWWVh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</w:fldData>
        </w:fldChar>
      </w:r>
      <w:r w:rsidR="00094D31">
        <w:rPr>
          <w:rFonts w:asciiTheme="minorBidi" w:hAnsiTheme="minorBidi"/>
          <w:sz w:val="22"/>
          <w:szCs w:val="22"/>
        </w:rPr>
        <w:instrText xml:space="preserve"> ADDIN EN.CITE.DATA </w:instrText>
      </w:r>
      <w:r w:rsidR="00094D31">
        <w:rPr>
          <w:rFonts w:asciiTheme="minorBidi" w:hAnsiTheme="minorBidi"/>
          <w:sz w:val="22"/>
          <w:szCs w:val="22"/>
        </w:rPr>
      </w:r>
      <w:r w:rsidR="00094D31">
        <w:rPr>
          <w:rFonts w:asciiTheme="minorBidi" w:hAnsiTheme="minorBidi"/>
          <w:sz w:val="22"/>
          <w:szCs w:val="22"/>
        </w:rPr>
        <w:fldChar w:fldCharType="end"/>
      </w:r>
      <w:r w:rsidR="00E86936" w:rsidRPr="00032CB1">
        <w:rPr>
          <w:rFonts w:asciiTheme="minorBidi" w:hAnsiTheme="minorBidi"/>
          <w:sz w:val="22"/>
          <w:szCs w:val="22"/>
        </w:rPr>
      </w:r>
      <w:r w:rsidR="00E86936" w:rsidRPr="00032CB1">
        <w:rPr>
          <w:rFonts w:asciiTheme="minorBidi" w:hAnsiTheme="minorBidi"/>
          <w:sz w:val="22"/>
          <w:szCs w:val="22"/>
        </w:rPr>
        <w:fldChar w:fldCharType="separate"/>
      </w:r>
      <w:r w:rsidR="00094D31">
        <w:rPr>
          <w:rFonts w:asciiTheme="minorBidi" w:hAnsiTheme="minorBidi"/>
          <w:noProof/>
          <w:sz w:val="22"/>
          <w:szCs w:val="22"/>
        </w:rPr>
        <w:t>(5-10)</w:t>
      </w:r>
      <w:r w:rsidR="00E86936" w:rsidRPr="00032CB1">
        <w:rPr>
          <w:rFonts w:asciiTheme="minorBidi" w:hAnsiTheme="minorBidi"/>
          <w:sz w:val="22"/>
          <w:szCs w:val="22"/>
        </w:rPr>
        <w:fldChar w:fldCharType="end"/>
      </w:r>
      <w:r w:rsidR="00D73D20">
        <w:rPr>
          <w:rFonts w:asciiTheme="minorBidi" w:hAnsiTheme="minorBidi"/>
          <w:sz w:val="22"/>
          <w:szCs w:val="22"/>
        </w:rPr>
        <w:t>,</w:t>
      </w:r>
      <w:r w:rsidR="00733BE2" w:rsidRPr="00032CB1">
        <w:rPr>
          <w:rFonts w:asciiTheme="minorBidi" w:hAnsiTheme="minorBidi"/>
          <w:sz w:val="22"/>
          <w:szCs w:val="22"/>
        </w:rPr>
        <w:t xml:space="preserve"> along a number of </w:t>
      </w:r>
      <w:r w:rsidR="00D73D20" w:rsidRPr="00032CB1">
        <w:rPr>
          <w:rFonts w:asciiTheme="minorBidi" w:hAnsiTheme="minorBidi"/>
          <w:sz w:val="22"/>
          <w:szCs w:val="22"/>
        </w:rPr>
        <w:t>review</w:t>
      </w:r>
      <w:r w:rsidR="00D73D20">
        <w:rPr>
          <w:rFonts w:asciiTheme="minorBidi" w:hAnsiTheme="minorBidi"/>
          <w:sz w:val="22"/>
          <w:szCs w:val="22"/>
        </w:rPr>
        <w:t xml:space="preserve"> articles</w:t>
      </w:r>
      <w:r w:rsidR="00D73D20" w:rsidRPr="00032CB1">
        <w:rPr>
          <w:rFonts w:asciiTheme="minorBidi" w:hAnsiTheme="minorBidi"/>
          <w:sz w:val="22"/>
          <w:szCs w:val="22"/>
        </w:rPr>
        <w:t xml:space="preserve"> </w:t>
      </w:r>
      <w:r w:rsidR="00D45C7A" w:rsidRPr="00032CB1">
        <w:rPr>
          <w:rFonts w:asciiTheme="minorBidi" w:hAnsiTheme="minorBidi"/>
          <w:sz w:val="22"/>
          <w:szCs w:val="22"/>
        </w:rPr>
        <w:t xml:space="preserve">on </w:t>
      </w:r>
      <w:r w:rsidR="00D73D20">
        <w:rPr>
          <w:rFonts w:asciiTheme="minorBidi" w:hAnsiTheme="minorBidi"/>
          <w:sz w:val="22"/>
          <w:szCs w:val="22"/>
        </w:rPr>
        <w:t xml:space="preserve">the </w:t>
      </w:r>
      <w:r w:rsidR="00D45C7A" w:rsidRPr="00032CB1">
        <w:rPr>
          <w:rFonts w:asciiTheme="minorBidi" w:hAnsiTheme="minorBidi"/>
          <w:sz w:val="22"/>
          <w:szCs w:val="22"/>
        </w:rPr>
        <w:t>state of the art</w:t>
      </w:r>
      <w:r w:rsidR="00D73D20">
        <w:rPr>
          <w:rFonts w:asciiTheme="minorBidi" w:hAnsiTheme="minorBidi"/>
          <w:sz w:val="22"/>
          <w:szCs w:val="22"/>
        </w:rPr>
        <w:t xml:space="preserve"> in cardiac growth and remodeling</w:t>
      </w:r>
      <w:r w:rsidR="00D45C7A" w:rsidRPr="00032CB1">
        <w:rPr>
          <w:rFonts w:asciiTheme="minorBidi" w:hAnsiTheme="minorBidi"/>
          <w:sz w:val="22"/>
          <w:szCs w:val="22"/>
        </w:rPr>
        <w:t xml:space="preserve"> </w:t>
      </w:r>
      <w:r w:rsidR="00A8675C" w:rsidRPr="00032CB1">
        <w:rPr>
          <w:rFonts w:asciiTheme="minorBidi" w:hAnsiTheme="minorBidi"/>
          <w:sz w:val="22"/>
          <w:szCs w:val="22"/>
        </w:rPr>
        <w:fldChar w:fldCharType="begin">
          <w:fldData xml:space="preserve">PEVuZE5vdGU+PENpdGU+PEF1dGhvcj5MZWU8L0F1dGhvcj48WWVhcj4yMDE2PC9ZZWFyPjxSZWNO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</w:fldData>
        </w:fldChar>
      </w:r>
      <w:r w:rsidR="00094D31">
        <w:rPr>
          <w:rFonts w:asciiTheme="minorBidi" w:hAnsiTheme="minorBidi"/>
          <w:sz w:val="22"/>
          <w:szCs w:val="22"/>
        </w:rPr>
        <w:instrText xml:space="preserve"> ADDIN EN.CITE </w:instrText>
      </w:r>
      <w:r w:rsidR="00094D31">
        <w:rPr>
          <w:rFonts w:asciiTheme="minorBidi" w:hAnsiTheme="minorBidi"/>
          <w:sz w:val="22"/>
          <w:szCs w:val="22"/>
        </w:rPr>
        <w:fldChar w:fldCharType="begin">
          <w:fldData xml:space="preserve">PEVuZE5vdGU+PENpdGU+PEF1dGhvcj5MZWU8L0F1dGhvcj48WWVhcj4yMDE2PC9ZZWFyPjxSZWNO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</w:fldData>
        </w:fldChar>
      </w:r>
      <w:r w:rsidR="00094D31">
        <w:rPr>
          <w:rFonts w:asciiTheme="minorBidi" w:hAnsiTheme="minorBidi"/>
          <w:sz w:val="22"/>
          <w:szCs w:val="22"/>
        </w:rPr>
        <w:instrText xml:space="preserve"> ADDIN EN.CITE.DATA </w:instrText>
      </w:r>
      <w:r w:rsidR="00094D31">
        <w:rPr>
          <w:rFonts w:asciiTheme="minorBidi" w:hAnsiTheme="minorBidi"/>
          <w:sz w:val="22"/>
          <w:szCs w:val="22"/>
        </w:rPr>
      </w:r>
      <w:r w:rsidR="00094D31">
        <w:rPr>
          <w:rFonts w:asciiTheme="minorBidi" w:hAnsiTheme="minorBidi"/>
          <w:sz w:val="22"/>
          <w:szCs w:val="22"/>
        </w:rPr>
        <w:fldChar w:fldCharType="end"/>
      </w:r>
      <w:r w:rsidR="00A8675C" w:rsidRPr="00032CB1">
        <w:rPr>
          <w:rFonts w:asciiTheme="minorBidi" w:hAnsiTheme="minorBidi"/>
          <w:sz w:val="22"/>
          <w:szCs w:val="22"/>
        </w:rPr>
      </w:r>
      <w:r w:rsidR="00A8675C" w:rsidRPr="00032CB1">
        <w:rPr>
          <w:rFonts w:asciiTheme="minorBidi" w:hAnsiTheme="minorBidi"/>
          <w:sz w:val="22"/>
          <w:szCs w:val="22"/>
        </w:rPr>
        <w:fldChar w:fldCharType="separate"/>
      </w:r>
      <w:r w:rsidR="00094D31">
        <w:rPr>
          <w:rFonts w:asciiTheme="minorBidi" w:hAnsiTheme="minorBidi"/>
          <w:noProof/>
          <w:sz w:val="22"/>
          <w:szCs w:val="22"/>
        </w:rPr>
        <w:t>(11-14)</w:t>
      </w:r>
      <w:r w:rsidR="00A8675C" w:rsidRPr="00032CB1">
        <w:rPr>
          <w:rFonts w:asciiTheme="minorBidi" w:hAnsiTheme="minorBidi"/>
          <w:sz w:val="22"/>
          <w:szCs w:val="22"/>
        </w:rPr>
        <w:fldChar w:fldCharType="end"/>
      </w:r>
      <w:r w:rsidR="00D73D20">
        <w:rPr>
          <w:rFonts w:asciiTheme="minorBidi" w:hAnsiTheme="minorBidi"/>
          <w:sz w:val="22"/>
          <w:szCs w:val="22"/>
        </w:rPr>
        <w:t>,</w:t>
      </w:r>
      <w:r w:rsidR="0014178C" w:rsidRPr="00032CB1">
        <w:rPr>
          <w:rFonts w:asciiTheme="minorBidi" w:hAnsiTheme="minorBidi"/>
          <w:sz w:val="22"/>
          <w:szCs w:val="22"/>
        </w:rPr>
        <w:t xml:space="preserve"> </w:t>
      </w:r>
      <w:r w:rsidR="00D45C7A" w:rsidRPr="00032CB1">
        <w:rPr>
          <w:rFonts w:asciiTheme="minorBidi" w:hAnsiTheme="minorBidi"/>
          <w:sz w:val="22"/>
          <w:szCs w:val="22"/>
        </w:rPr>
        <w:t>have been developed</w:t>
      </w:r>
      <w:r w:rsidRPr="00032CB1">
        <w:rPr>
          <w:rFonts w:asciiTheme="minorBidi" w:hAnsiTheme="minorBidi"/>
          <w:sz w:val="22"/>
          <w:szCs w:val="22"/>
        </w:rPr>
        <w:t>.</w:t>
      </w:r>
      <w:r w:rsidR="005F3527" w:rsidRPr="00032CB1">
        <w:rPr>
          <w:rFonts w:asciiTheme="minorBidi" w:hAnsiTheme="minorBidi"/>
          <w:sz w:val="22"/>
          <w:szCs w:val="22"/>
        </w:rPr>
        <w:t xml:space="preserve"> </w:t>
      </w:r>
      <w:r w:rsidR="00DF2010" w:rsidRPr="00032CB1">
        <w:rPr>
          <w:rFonts w:asciiTheme="minorBidi" w:hAnsiTheme="minorBidi"/>
          <w:sz w:val="22"/>
          <w:szCs w:val="22"/>
        </w:rPr>
        <w:t xml:space="preserve">In addition to experimental </w:t>
      </w:r>
      <w:r w:rsidR="00DD0D0C" w:rsidRPr="00032CB1">
        <w:rPr>
          <w:rFonts w:asciiTheme="minorBidi" w:hAnsiTheme="minorBidi"/>
          <w:sz w:val="22"/>
          <w:szCs w:val="22"/>
        </w:rPr>
        <w:t xml:space="preserve">studies </w:t>
      </w:r>
      <w:r w:rsidR="00D73D20">
        <w:rPr>
          <w:rFonts w:asciiTheme="minorBidi" w:hAnsiTheme="minorBidi"/>
          <w:sz w:val="22"/>
          <w:szCs w:val="22"/>
        </w:rPr>
        <w:t>with</w:t>
      </w:r>
      <w:r w:rsidR="00D73D20" w:rsidRPr="00032CB1">
        <w:rPr>
          <w:rFonts w:asciiTheme="minorBidi" w:hAnsiTheme="minorBidi"/>
          <w:sz w:val="22"/>
          <w:szCs w:val="22"/>
        </w:rPr>
        <w:t xml:space="preserve"> animal</w:t>
      </w:r>
      <w:r w:rsidR="00D73D20">
        <w:rPr>
          <w:rFonts w:asciiTheme="minorBidi" w:hAnsiTheme="minorBidi"/>
          <w:sz w:val="22"/>
          <w:szCs w:val="22"/>
        </w:rPr>
        <w:t xml:space="preserve"> models</w:t>
      </w:r>
      <w:r w:rsidR="00D73D20" w:rsidRPr="00032CB1">
        <w:rPr>
          <w:rFonts w:asciiTheme="minorBidi" w:hAnsiTheme="minorBidi"/>
          <w:sz w:val="22"/>
          <w:szCs w:val="22"/>
        </w:rPr>
        <w:t xml:space="preserve"> </w:t>
      </w:r>
      <w:r w:rsidR="00DD0D0C" w:rsidRPr="00032CB1">
        <w:rPr>
          <w:rFonts w:asciiTheme="minorBidi" w:hAnsiTheme="minorBidi"/>
          <w:sz w:val="22"/>
          <w:szCs w:val="22"/>
        </w:rPr>
        <w:t xml:space="preserve">or clinical </w:t>
      </w:r>
      <w:r w:rsidR="003170B3" w:rsidRPr="00032CB1">
        <w:rPr>
          <w:rFonts w:asciiTheme="minorBidi" w:hAnsiTheme="minorBidi"/>
          <w:sz w:val="22"/>
          <w:szCs w:val="22"/>
        </w:rPr>
        <w:t xml:space="preserve">studies </w:t>
      </w:r>
      <w:r w:rsidR="00D73D20">
        <w:rPr>
          <w:rFonts w:asciiTheme="minorBidi" w:hAnsiTheme="minorBidi"/>
          <w:sz w:val="22"/>
          <w:szCs w:val="22"/>
        </w:rPr>
        <w:t>with</w:t>
      </w:r>
      <w:r w:rsidR="003170B3" w:rsidRPr="00032CB1">
        <w:rPr>
          <w:rFonts w:asciiTheme="minorBidi" w:hAnsiTheme="minorBidi"/>
          <w:sz w:val="22"/>
          <w:szCs w:val="22"/>
        </w:rPr>
        <w:t xml:space="preserve"> patients</w:t>
      </w:r>
      <w:r w:rsidR="00DF2010" w:rsidRPr="00032CB1">
        <w:rPr>
          <w:rFonts w:asciiTheme="minorBidi" w:hAnsiTheme="minorBidi"/>
          <w:sz w:val="22"/>
          <w:szCs w:val="22"/>
        </w:rPr>
        <w:t>, t</w:t>
      </w:r>
      <w:r w:rsidR="00AB678A" w:rsidRPr="00032CB1">
        <w:rPr>
          <w:rFonts w:asciiTheme="minorBidi" w:hAnsiTheme="minorBidi"/>
          <w:sz w:val="22"/>
          <w:szCs w:val="22"/>
        </w:rPr>
        <w:t>h</w:t>
      </w:r>
      <w:r w:rsidR="00EF7102" w:rsidRPr="00032CB1">
        <w:rPr>
          <w:rFonts w:asciiTheme="minorBidi" w:hAnsiTheme="minorBidi"/>
          <w:sz w:val="22"/>
          <w:szCs w:val="22"/>
        </w:rPr>
        <w:t xml:space="preserve">ese </w:t>
      </w:r>
      <w:r w:rsidR="00D73D20" w:rsidRPr="00032CB1">
        <w:rPr>
          <w:rFonts w:asciiTheme="minorBidi" w:hAnsiTheme="minorBidi"/>
          <w:sz w:val="22"/>
          <w:szCs w:val="22"/>
        </w:rPr>
        <w:t>predicti</w:t>
      </w:r>
      <w:r w:rsidR="00D73D20">
        <w:rPr>
          <w:rFonts w:asciiTheme="minorBidi" w:hAnsiTheme="minorBidi"/>
          <w:sz w:val="22"/>
          <w:szCs w:val="22"/>
        </w:rPr>
        <w:t>ve</w:t>
      </w:r>
      <w:r w:rsidR="00D73D20" w:rsidRPr="00032CB1">
        <w:rPr>
          <w:rFonts w:asciiTheme="minorBidi" w:hAnsiTheme="minorBidi"/>
          <w:sz w:val="22"/>
          <w:szCs w:val="22"/>
        </w:rPr>
        <w:t xml:space="preserve"> </w:t>
      </w:r>
      <w:r w:rsidR="00EF7102" w:rsidRPr="00032CB1">
        <w:rPr>
          <w:rFonts w:asciiTheme="minorBidi" w:hAnsiTheme="minorBidi"/>
          <w:sz w:val="22"/>
          <w:szCs w:val="22"/>
        </w:rPr>
        <w:t xml:space="preserve">models have </w:t>
      </w:r>
      <w:r w:rsidR="00C0574C" w:rsidRPr="00032CB1">
        <w:rPr>
          <w:rFonts w:asciiTheme="minorBidi" w:hAnsiTheme="minorBidi"/>
          <w:sz w:val="22"/>
          <w:szCs w:val="22"/>
        </w:rPr>
        <w:t xml:space="preserve">brought </w:t>
      </w:r>
      <w:r w:rsidR="00D73D20">
        <w:rPr>
          <w:rFonts w:asciiTheme="minorBidi" w:hAnsiTheme="minorBidi"/>
          <w:sz w:val="22"/>
          <w:szCs w:val="22"/>
        </w:rPr>
        <w:t xml:space="preserve">new </w:t>
      </w:r>
      <w:r w:rsidR="007F1EE8" w:rsidRPr="00032CB1">
        <w:rPr>
          <w:rFonts w:asciiTheme="minorBidi" w:hAnsiTheme="minorBidi"/>
          <w:sz w:val="22"/>
          <w:szCs w:val="22"/>
        </w:rPr>
        <w:t>insight</w:t>
      </w:r>
      <w:r w:rsidR="00D73D20">
        <w:rPr>
          <w:rFonts w:asciiTheme="minorBidi" w:hAnsiTheme="minorBidi"/>
          <w:sz w:val="22"/>
          <w:szCs w:val="22"/>
        </w:rPr>
        <w:t>s</w:t>
      </w:r>
      <w:r w:rsidR="00D7214C" w:rsidRPr="00032CB1">
        <w:rPr>
          <w:rFonts w:asciiTheme="minorBidi" w:hAnsiTheme="minorBidi"/>
          <w:sz w:val="22"/>
          <w:szCs w:val="22"/>
        </w:rPr>
        <w:t xml:space="preserve"> on the </w:t>
      </w:r>
      <w:r w:rsidR="003170B3" w:rsidRPr="00032CB1">
        <w:rPr>
          <w:rFonts w:asciiTheme="minorBidi" w:hAnsiTheme="minorBidi"/>
          <w:sz w:val="22"/>
          <w:szCs w:val="22"/>
        </w:rPr>
        <w:t>mechanisms</w:t>
      </w:r>
      <w:r w:rsidR="00527F5D" w:rsidRPr="00032CB1">
        <w:rPr>
          <w:rFonts w:asciiTheme="minorBidi" w:hAnsiTheme="minorBidi"/>
          <w:sz w:val="22"/>
          <w:szCs w:val="22"/>
        </w:rPr>
        <w:t xml:space="preserve"> </w:t>
      </w:r>
      <w:r w:rsidR="00D7214C" w:rsidRPr="00032CB1">
        <w:rPr>
          <w:rFonts w:asciiTheme="minorBidi" w:hAnsiTheme="minorBidi"/>
          <w:sz w:val="22"/>
          <w:szCs w:val="22"/>
        </w:rPr>
        <w:t>of cardiac hypertroph</w:t>
      </w:r>
      <w:r w:rsidR="00E52959" w:rsidRPr="00032CB1">
        <w:rPr>
          <w:rFonts w:asciiTheme="minorBidi" w:hAnsiTheme="minorBidi"/>
          <w:sz w:val="22"/>
          <w:szCs w:val="22"/>
        </w:rPr>
        <w:t>y</w:t>
      </w:r>
      <w:r w:rsidR="00527F5D" w:rsidRPr="00032CB1">
        <w:rPr>
          <w:rFonts w:asciiTheme="minorBidi" w:hAnsiTheme="minorBidi"/>
          <w:sz w:val="22"/>
          <w:szCs w:val="22"/>
        </w:rPr>
        <w:t>,</w:t>
      </w:r>
      <w:r w:rsidR="00E52959" w:rsidRPr="00032CB1">
        <w:rPr>
          <w:rFonts w:asciiTheme="minorBidi" w:hAnsiTheme="minorBidi"/>
          <w:sz w:val="22"/>
          <w:szCs w:val="22"/>
        </w:rPr>
        <w:t xml:space="preserve"> and </w:t>
      </w:r>
      <w:r w:rsidR="00D73D20">
        <w:rPr>
          <w:rFonts w:asciiTheme="minorBidi" w:hAnsiTheme="minorBidi"/>
          <w:sz w:val="22"/>
          <w:szCs w:val="22"/>
        </w:rPr>
        <w:t>could</w:t>
      </w:r>
      <w:r w:rsidR="003D06AC" w:rsidRPr="00032CB1">
        <w:rPr>
          <w:rFonts w:asciiTheme="minorBidi" w:hAnsiTheme="minorBidi"/>
          <w:sz w:val="22"/>
          <w:szCs w:val="22"/>
        </w:rPr>
        <w:t xml:space="preserve"> one day</w:t>
      </w:r>
      <w:r w:rsidR="00D86BE9" w:rsidRPr="00032CB1">
        <w:rPr>
          <w:rFonts w:asciiTheme="minorBidi" w:hAnsiTheme="minorBidi"/>
          <w:sz w:val="22"/>
          <w:szCs w:val="22"/>
        </w:rPr>
        <w:t xml:space="preserve"> </w:t>
      </w:r>
      <w:r w:rsidR="0098503E" w:rsidRPr="00032CB1">
        <w:rPr>
          <w:rFonts w:asciiTheme="minorBidi" w:hAnsiTheme="minorBidi"/>
          <w:sz w:val="22"/>
          <w:szCs w:val="22"/>
        </w:rPr>
        <w:t>contribute to</w:t>
      </w:r>
      <w:r w:rsidR="0072372D" w:rsidRPr="00032CB1">
        <w:rPr>
          <w:rFonts w:asciiTheme="minorBidi" w:hAnsiTheme="minorBidi"/>
          <w:sz w:val="22"/>
          <w:szCs w:val="22"/>
        </w:rPr>
        <w:t xml:space="preserve"> the</w:t>
      </w:r>
      <w:r w:rsidR="0098503E" w:rsidRPr="00032CB1">
        <w:rPr>
          <w:rFonts w:asciiTheme="minorBidi" w:hAnsiTheme="minorBidi"/>
          <w:sz w:val="22"/>
          <w:szCs w:val="22"/>
        </w:rPr>
        <w:t xml:space="preserve"> improvement of patient care.</w:t>
      </w:r>
      <w:r w:rsidR="00DE504A" w:rsidRPr="00032CB1">
        <w:rPr>
          <w:rFonts w:asciiTheme="minorBidi" w:hAnsiTheme="minorBidi"/>
          <w:sz w:val="22"/>
          <w:szCs w:val="22"/>
        </w:rPr>
        <w:t xml:space="preserve"> </w:t>
      </w:r>
    </w:p>
    <w:p w14:paraId="24930DB4" w14:textId="355E3C14" w:rsidR="00E507E4" w:rsidRPr="00032CB1" w:rsidRDefault="00426DB6" w:rsidP="002112B6">
      <w:pPr>
        <w:spacing w:line="276" w:lineRule="auto"/>
        <w:ind w:firstLine="720"/>
        <w:jc w:val="both"/>
        <w:rPr>
          <w:rFonts w:asciiTheme="minorBidi" w:hAnsiTheme="minorBidi"/>
          <w:sz w:val="22"/>
          <w:szCs w:val="22"/>
        </w:rPr>
      </w:pPr>
      <w:r w:rsidRPr="00032CB1">
        <w:rPr>
          <w:rFonts w:asciiTheme="minorBidi" w:hAnsiTheme="minorBidi"/>
          <w:sz w:val="22"/>
          <w:szCs w:val="22"/>
        </w:rPr>
        <w:t>The d</w:t>
      </w:r>
      <w:r w:rsidR="001854D1" w:rsidRPr="00032CB1">
        <w:rPr>
          <w:rFonts w:asciiTheme="minorBidi" w:hAnsiTheme="minorBidi"/>
          <w:sz w:val="22"/>
          <w:szCs w:val="22"/>
        </w:rPr>
        <w:t>riving mechanical stimuli</w:t>
      </w:r>
      <w:r w:rsidR="00AE71A7" w:rsidRPr="00032CB1">
        <w:rPr>
          <w:rFonts w:asciiTheme="minorBidi" w:hAnsiTheme="minorBidi"/>
          <w:sz w:val="22"/>
          <w:szCs w:val="22"/>
        </w:rPr>
        <w:t xml:space="preserve"> (myofiber stress or strain)</w:t>
      </w:r>
      <w:r w:rsidR="001854D1" w:rsidRPr="00032CB1">
        <w:rPr>
          <w:rFonts w:asciiTheme="minorBidi" w:hAnsiTheme="minorBidi"/>
          <w:sz w:val="22"/>
          <w:szCs w:val="22"/>
        </w:rPr>
        <w:t xml:space="preserve"> </w:t>
      </w:r>
      <w:r w:rsidR="00B45221">
        <w:rPr>
          <w:rFonts w:asciiTheme="minorBidi" w:hAnsiTheme="minorBidi"/>
          <w:sz w:val="22"/>
          <w:szCs w:val="22"/>
        </w:rPr>
        <w:t>utilized in</w:t>
      </w:r>
      <w:r w:rsidR="00B45221" w:rsidRPr="00032CB1">
        <w:rPr>
          <w:rFonts w:asciiTheme="minorBidi" w:hAnsiTheme="minorBidi"/>
          <w:sz w:val="22"/>
          <w:szCs w:val="22"/>
        </w:rPr>
        <w:t xml:space="preserve"> </w:t>
      </w:r>
      <w:r w:rsidR="001854D1" w:rsidRPr="00032CB1">
        <w:rPr>
          <w:rFonts w:asciiTheme="minorBidi" w:hAnsiTheme="minorBidi"/>
          <w:sz w:val="22"/>
          <w:szCs w:val="22"/>
        </w:rPr>
        <w:t xml:space="preserve">these models </w:t>
      </w:r>
      <w:r w:rsidR="00B45221">
        <w:rPr>
          <w:rFonts w:asciiTheme="minorBidi" w:hAnsiTheme="minorBidi"/>
          <w:sz w:val="22"/>
          <w:szCs w:val="22"/>
        </w:rPr>
        <w:t>are still open to debate</w:t>
      </w:r>
      <w:r w:rsidR="007C3E11" w:rsidRPr="00032CB1">
        <w:rPr>
          <w:rFonts w:asciiTheme="minorBidi" w:hAnsiTheme="minorBidi"/>
          <w:sz w:val="22"/>
          <w:szCs w:val="22"/>
        </w:rPr>
        <w:t xml:space="preserve">. </w:t>
      </w:r>
      <w:r w:rsidR="00C6113F" w:rsidRPr="00032CB1">
        <w:rPr>
          <w:rFonts w:asciiTheme="minorBidi" w:hAnsiTheme="minorBidi"/>
          <w:sz w:val="22"/>
          <w:szCs w:val="22"/>
        </w:rPr>
        <w:t xml:space="preserve">Some models </w:t>
      </w:r>
      <w:r w:rsidR="00BD0901" w:rsidRPr="00032CB1">
        <w:rPr>
          <w:rFonts w:asciiTheme="minorBidi" w:hAnsiTheme="minorBidi"/>
          <w:sz w:val="22"/>
          <w:szCs w:val="22"/>
        </w:rPr>
        <w:fldChar w:fldCharType="begin">
          <w:fldData xml:space="preserve">PEVuZE5vdGU+PENpdGU+PEF1dGhvcj5XaXR6ZW5idXJnPC9BdXRob3I+PFllYXI+MjAxODwvWWVh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=
</w:fldData>
        </w:fldChar>
      </w:r>
      <w:r w:rsidR="00094D31">
        <w:rPr>
          <w:rFonts w:asciiTheme="minorBidi" w:hAnsiTheme="minorBidi"/>
          <w:sz w:val="22"/>
          <w:szCs w:val="22"/>
        </w:rPr>
        <w:instrText xml:space="preserve"> ADDIN EN.CITE </w:instrText>
      </w:r>
      <w:r w:rsidR="00094D31">
        <w:rPr>
          <w:rFonts w:asciiTheme="minorBidi" w:hAnsiTheme="minorBidi"/>
          <w:sz w:val="22"/>
          <w:szCs w:val="22"/>
        </w:rPr>
        <w:fldChar w:fldCharType="begin">
          <w:fldData xml:space="preserve">PEVuZE5vdGU+PENpdGU+PEF1dGhvcj5XaXR6ZW5idXJnPC9BdXRob3I+PFllYXI+MjAxODwvWWVh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=
</w:fldData>
        </w:fldChar>
      </w:r>
      <w:r w:rsidR="00094D31">
        <w:rPr>
          <w:rFonts w:asciiTheme="minorBidi" w:hAnsiTheme="minorBidi"/>
          <w:sz w:val="22"/>
          <w:szCs w:val="22"/>
        </w:rPr>
        <w:instrText xml:space="preserve"> ADDIN EN.CITE.DATA </w:instrText>
      </w:r>
      <w:r w:rsidR="00094D31">
        <w:rPr>
          <w:rFonts w:asciiTheme="minorBidi" w:hAnsiTheme="minorBidi"/>
          <w:sz w:val="22"/>
          <w:szCs w:val="22"/>
        </w:rPr>
      </w:r>
      <w:r w:rsidR="00094D31">
        <w:rPr>
          <w:rFonts w:asciiTheme="minorBidi" w:hAnsiTheme="minorBidi"/>
          <w:sz w:val="22"/>
          <w:szCs w:val="22"/>
        </w:rPr>
        <w:fldChar w:fldCharType="end"/>
      </w:r>
      <w:r w:rsidR="00BD0901" w:rsidRPr="00032CB1">
        <w:rPr>
          <w:rFonts w:asciiTheme="minorBidi" w:hAnsiTheme="minorBidi"/>
          <w:sz w:val="22"/>
          <w:szCs w:val="22"/>
        </w:rPr>
      </w:r>
      <w:r w:rsidR="00BD0901" w:rsidRPr="00032CB1">
        <w:rPr>
          <w:rFonts w:asciiTheme="minorBidi" w:hAnsiTheme="minorBidi"/>
          <w:sz w:val="22"/>
          <w:szCs w:val="22"/>
        </w:rPr>
        <w:fldChar w:fldCharType="separate"/>
      </w:r>
      <w:r w:rsidR="00094D31">
        <w:rPr>
          <w:rFonts w:asciiTheme="minorBidi" w:hAnsiTheme="minorBidi"/>
          <w:noProof/>
          <w:sz w:val="22"/>
          <w:szCs w:val="22"/>
        </w:rPr>
        <w:t>(7, 9, 15, 16)</w:t>
      </w:r>
      <w:r w:rsidR="00BD0901" w:rsidRPr="00032CB1">
        <w:rPr>
          <w:rFonts w:asciiTheme="minorBidi" w:hAnsiTheme="minorBidi"/>
          <w:sz w:val="22"/>
          <w:szCs w:val="22"/>
        </w:rPr>
        <w:fldChar w:fldCharType="end"/>
      </w:r>
      <w:r w:rsidR="007752B7" w:rsidRPr="00032CB1">
        <w:rPr>
          <w:rFonts w:asciiTheme="minorBidi" w:hAnsiTheme="minorBidi"/>
          <w:sz w:val="22"/>
          <w:szCs w:val="22"/>
        </w:rPr>
        <w:t xml:space="preserve"> </w:t>
      </w:r>
      <w:r w:rsidR="00B45221">
        <w:rPr>
          <w:rFonts w:asciiTheme="minorBidi" w:hAnsiTheme="minorBidi"/>
          <w:sz w:val="22"/>
          <w:szCs w:val="22"/>
        </w:rPr>
        <w:t>employed</w:t>
      </w:r>
      <w:r w:rsidR="00B45221" w:rsidRPr="00032CB1">
        <w:rPr>
          <w:rFonts w:asciiTheme="minorBidi" w:hAnsiTheme="minorBidi"/>
          <w:sz w:val="22"/>
          <w:szCs w:val="22"/>
        </w:rPr>
        <w:t xml:space="preserve"> </w:t>
      </w:r>
      <w:r w:rsidR="00AC26CC" w:rsidRPr="00032CB1">
        <w:rPr>
          <w:rFonts w:asciiTheme="minorBidi" w:hAnsiTheme="minorBidi"/>
          <w:sz w:val="22"/>
          <w:szCs w:val="22"/>
        </w:rPr>
        <w:t xml:space="preserve">a </w:t>
      </w:r>
      <w:r w:rsidR="00EB07FD" w:rsidRPr="00032CB1">
        <w:rPr>
          <w:rFonts w:asciiTheme="minorBidi" w:hAnsiTheme="minorBidi"/>
          <w:sz w:val="22"/>
          <w:szCs w:val="22"/>
        </w:rPr>
        <w:t xml:space="preserve">unified </w:t>
      </w:r>
      <w:r w:rsidR="0032568D" w:rsidRPr="00032CB1">
        <w:rPr>
          <w:rFonts w:asciiTheme="minorBidi" w:hAnsiTheme="minorBidi"/>
          <w:sz w:val="22"/>
          <w:szCs w:val="22"/>
        </w:rPr>
        <w:t>stimulus signal (either m</w:t>
      </w:r>
      <w:r w:rsidR="008A3525" w:rsidRPr="00032CB1">
        <w:rPr>
          <w:rFonts w:asciiTheme="minorBidi" w:hAnsiTheme="minorBidi"/>
          <w:sz w:val="22"/>
          <w:szCs w:val="22"/>
        </w:rPr>
        <w:t xml:space="preserve">yofiber stress or strain), while </w:t>
      </w:r>
      <w:r w:rsidR="00EE346E" w:rsidRPr="00032CB1">
        <w:rPr>
          <w:rFonts w:asciiTheme="minorBidi" w:hAnsiTheme="minorBidi"/>
          <w:sz w:val="22"/>
          <w:szCs w:val="22"/>
        </w:rPr>
        <w:t xml:space="preserve">others </w:t>
      </w:r>
      <w:r w:rsidR="00C16CFC" w:rsidRPr="00032CB1">
        <w:rPr>
          <w:rFonts w:asciiTheme="minorBidi" w:hAnsiTheme="minorBidi"/>
          <w:sz w:val="22"/>
          <w:szCs w:val="22"/>
        </w:rPr>
        <w:fldChar w:fldCharType="begin">
          <w:fldData xml:space="preserve">PEVuZE5vdGU+PENpdGU+PEF1dGhvcj5Hb2t0ZXBlPC9BdXRob3I+PFllYXI+MjAxMDwvWWVhcj48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</w:fldData>
        </w:fldChar>
      </w:r>
      <w:r w:rsidR="00094D31">
        <w:rPr>
          <w:rFonts w:asciiTheme="minorBidi" w:hAnsiTheme="minorBidi"/>
          <w:sz w:val="22"/>
          <w:szCs w:val="22"/>
        </w:rPr>
        <w:instrText xml:space="preserve"> ADDIN EN.CITE </w:instrText>
      </w:r>
      <w:r w:rsidR="00094D31">
        <w:rPr>
          <w:rFonts w:asciiTheme="minorBidi" w:hAnsiTheme="minorBidi"/>
          <w:sz w:val="22"/>
          <w:szCs w:val="22"/>
        </w:rPr>
        <w:fldChar w:fldCharType="begin">
          <w:fldData xml:space="preserve">PEVuZE5vdGU+PENpdGU+PEF1dGhvcj5Hb2t0ZXBlPC9BdXRob3I+PFllYXI+MjAxMDwvWWVhcj48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</w:fldData>
        </w:fldChar>
      </w:r>
      <w:r w:rsidR="00094D31">
        <w:rPr>
          <w:rFonts w:asciiTheme="minorBidi" w:hAnsiTheme="minorBidi"/>
          <w:sz w:val="22"/>
          <w:szCs w:val="22"/>
        </w:rPr>
        <w:instrText xml:space="preserve"> ADDIN EN.CITE.DATA </w:instrText>
      </w:r>
      <w:r w:rsidR="00094D31">
        <w:rPr>
          <w:rFonts w:asciiTheme="minorBidi" w:hAnsiTheme="minorBidi"/>
          <w:sz w:val="22"/>
          <w:szCs w:val="22"/>
        </w:rPr>
      </w:r>
      <w:r w:rsidR="00094D31">
        <w:rPr>
          <w:rFonts w:asciiTheme="minorBidi" w:hAnsiTheme="minorBidi"/>
          <w:sz w:val="22"/>
          <w:szCs w:val="22"/>
        </w:rPr>
        <w:fldChar w:fldCharType="end"/>
      </w:r>
      <w:r w:rsidR="00C16CFC" w:rsidRPr="00032CB1">
        <w:rPr>
          <w:rFonts w:asciiTheme="minorBidi" w:hAnsiTheme="minorBidi"/>
          <w:sz w:val="22"/>
          <w:szCs w:val="22"/>
        </w:rPr>
      </w:r>
      <w:r w:rsidR="00C16CFC" w:rsidRPr="00032CB1">
        <w:rPr>
          <w:rFonts w:asciiTheme="minorBidi" w:hAnsiTheme="minorBidi"/>
          <w:sz w:val="22"/>
          <w:szCs w:val="22"/>
        </w:rPr>
        <w:fldChar w:fldCharType="separate"/>
      </w:r>
      <w:r w:rsidR="00094D31">
        <w:rPr>
          <w:rFonts w:asciiTheme="minorBidi" w:hAnsiTheme="minorBidi"/>
          <w:noProof/>
          <w:sz w:val="22"/>
          <w:szCs w:val="22"/>
        </w:rPr>
        <w:t>(10, 17)</w:t>
      </w:r>
      <w:r w:rsidR="00C16CFC" w:rsidRPr="00032CB1">
        <w:rPr>
          <w:rFonts w:asciiTheme="minorBidi" w:hAnsiTheme="minorBidi"/>
          <w:sz w:val="22"/>
          <w:szCs w:val="22"/>
        </w:rPr>
        <w:fldChar w:fldCharType="end"/>
      </w:r>
      <w:r w:rsidR="00BC6830" w:rsidRPr="00032CB1">
        <w:rPr>
          <w:rFonts w:asciiTheme="minorBidi" w:hAnsiTheme="minorBidi"/>
          <w:sz w:val="22"/>
          <w:szCs w:val="22"/>
        </w:rPr>
        <w:t xml:space="preserve"> </w:t>
      </w:r>
      <w:r w:rsidR="00827E37" w:rsidRPr="00032CB1">
        <w:rPr>
          <w:rFonts w:asciiTheme="minorBidi" w:hAnsiTheme="minorBidi"/>
          <w:sz w:val="22"/>
          <w:szCs w:val="22"/>
        </w:rPr>
        <w:t>proposed</w:t>
      </w:r>
      <w:r w:rsidR="00EE346E" w:rsidRPr="00032CB1">
        <w:rPr>
          <w:rFonts w:asciiTheme="minorBidi" w:hAnsiTheme="minorBidi"/>
          <w:sz w:val="22"/>
          <w:szCs w:val="22"/>
        </w:rPr>
        <w:t xml:space="preserve"> </w:t>
      </w:r>
      <w:r w:rsidR="00E60F85" w:rsidRPr="00032CB1">
        <w:rPr>
          <w:rFonts w:asciiTheme="minorBidi" w:hAnsiTheme="minorBidi"/>
          <w:sz w:val="22"/>
          <w:szCs w:val="22"/>
        </w:rPr>
        <w:t xml:space="preserve">a combination of </w:t>
      </w:r>
      <w:r w:rsidR="00EE346E" w:rsidRPr="00032CB1">
        <w:rPr>
          <w:rFonts w:asciiTheme="minorBidi" w:hAnsiTheme="minorBidi"/>
          <w:sz w:val="22"/>
          <w:szCs w:val="22"/>
        </w:rPr>
        <w:t xml:space="preserve">different mechanical stimuli </w:t>
      </w:r>
      <w:r w:rsidR="00B45221">
        <w:rPr>
          <w:rFonts w:asciiTheme="minorBidi" w:hAnsiTheme="minorBidi"/>
          <w:sz w:val="22"/>
          <w:szCs w:val="22"/>
        </w:rPr>
        <w:t>to simulate</w:t>
      </w:r>
      <w:r w:rsidR="00B45221" w:rsidRPr="00032CB1">
        <w:rPr>
          <w:rFonts w:asciiTheme="minorBidi" w:hAnsiTheme="minorBidi"/>
          <w:sz w:val="22"/>
          <w:szCs w:val="22"/>
        </w:rPr>
        <w:t xml:space="preserve"> </w:t>
      </w:r>
      <w:r w:rsidR="00E60F85" w:rsidRPr="00032CB1">
        <w:rPr>
          <w:rFonts w:asciiTheme="minorBidi" w:hAnsiTheme="minorBidi"/>
          <w:sz w:val="22"/>
          <w:szCs w:val="22"/>
        </w:rPr>
        <w:t>cardiac hypertroph</w:t>
      </w:r>
      <w:r w:rsidR="002F5066" w:rsidRPr="00032CB1">
        <w:rPr>
          <w:rFonts w:asciiTheme="minorBidi" w:hAnsiTheme="minorBidi"/>
          <w:sz w:val="22"/>
          <w:szCs w:val="22"/>
        </w:rPr>
        <w:t>ies</w:t>
      </w:r>
      <w:r w:rsidR="00C16CFC" w:rsidRPr="00032CB1">
        <w:rPr>
          <w:rFonts w:asciiTheme="minorBidi" w:hAnsiTheme="minorBidi"/>
          <w:sz w:val="22"/>
          <w:szCs w:val="22"/>
        </w:rPr>
        <w:t>.</w:t>
      </w:r>
      <w:r w:rsidR="00A45033" w:rsidRPr="00032CB1">
        <w:rPr>
          <w:rFonts w:asciiTheme="minorBidi" w:hAnsiTheme="minorBidi"/>
          <w:sz w:val="22"/>
          <w:szCs w:val="22"/>
        </w:rPr>
        <w:t xml:space="preserve"> In a recent work, </w:t>
      </w:r>
      <w:r w:rsidR="00A613A1" w:rsidRPr="00032CB1">
        <w:rPr>
          <w:rFonts w:asciiTheme="minorBidi" w:hAnsiTheme="minorBidi"/>
          <w:sz w:val="22"/>
          <w:szCs w:val="22"/>
        </w:rPr>
        <w:t xml:space="preserve">Rondanina </w:t>
      </w:r>
      <w:r w:rsidR="00BE3DB7" w:rsidRPr="00032CB1">
        <w:rPr>
          <w:rFonts w:asciiTheme="minorBidi" w:hAnsiTheme="minorBidi"/>
          <w:sz w:val="22"/>
          <w:szCs w:val="22"/>
        </w:rPr>
        <w:fldChar w:fldCharType="begin"/>
      </w:r>
      <w:r w:rsidR="00094D31">
        <w:rPr>
          <w:rFonts w:asciiTheme="minorBidi" w:hAnsiTheme="minorBidi"/>
          <w:sz w:val="22"/>
          <w:szCs w:val="22"/>
        </w:rPr>
        <w:instrText xml:space="preserve"> ADDIN EN.CITE &lt;EndNote&gt;&lt;Cite&gt;&lt;Author&gt;Rondanina&lt;/Author&gt;&lt;Year&gt;2020&lt;/Year&gt;&lt;RecNum&gt;8&lt;/RecNum&gt;&lt;DisplayText&gt;(18)&lt;/DisplayText&gt;&lt;record&gt;&lt;rec-number&gt;8&lt;/rec-number&gt;&lt;foreign-keys&gt;&lt;key app="EN" db-id="9rxfwr5p1pszwee29srxx9d1zz9v0vrxtwp0" timestamp="1610765068"&gt;8&lt;/key&gt;&lt;/foreign-keys&gt;&lt;ref-type name="Journal Article"&gt;17&lt;/ref-type&gt;&lt;contributors&gt;&lt;authors&gt;&lt;author&gt;Rondanina, E.&lt;/author&gt;&lt;author&gt;Bovendeerd, P. H. M.&lt;/author&gt;&lt;/authors&gt;&lt;/contributors&gt;&lt;auth-address&gt;Eindhoven University of Technology, PO Box 513, 5600 MB, Eindhoven, The Netherlands. e.rondanina@tue.nl.&amp;#xD;Eindhoven University of Technology, PO Box 513, 5600 MB, Eindhoven, The Netherlands.&lt;/auth-address&gt;&lt;titles&gt;&lt;title&gt;Evaluation of stimulus-effect relations in left ventricular growth using a simple multiscale model&lt;/title&gt;&lt;secondary-title&gt;Biomech Model Mechanobiol&lt;/secondary-title&gt;&lt;/titles&gt;&lt;periodical&gt;&lt;full-title&gt;Biomech Model Mechanobiol&lt;/full-title&gt;&lt;/periodical&gt;&lt;pages&gt;263-273&lt;/pages&gt;&lt;volume&gt;19&lt;/volume&gt;&lt;number&gt;1&lt;/number&gt;&lt;edition&gt;2019/08/08&lt;/edition&gt;&lt;keywords&gt;&lt;keyword&gt;Aortic Valve Stenosis/physiopathology&lt;/keyword&gt;&lt;keyword&gt;Computer Simulation&lt;/keyword&gt;&lt;keyword&gt;Heart Ventricles/*growth &amp;amp; development&lt;/keyword&gt;&lt;keyword&gt;Humans&lt;/keyword&gt;&lt;keyword&gt;Mitral Valve Insufficiency/physiopathology&lt;/keyword&gt;&lt;keyword&gt;*Models, Biological&lt;/keyword&gt;&lt;keyword&gt;Pressure&lt;/keyword&gt;&lt;keyword&gt;Sarcomeres/physiology&lt;/keyword&gt;&lt;keyword&gt;Aortic regurgitation&lt;/keyword&gt;&lt;keyword&gt;Aortic stenosis&lt;/keyword&gt;&lt;keyword&gt;Concentric growth&lt;/keyword&gt;&lt;keyword&gt;Eccentric growth&lt;/keyword&gt;&lt;keyword&gt;Left ventricle&lt;/keyword&gt;&lt;keyword&gt;Mitral regurgitation&lt;/keyword&gt;&lt;/keywords&gt;&lt;dates&gt;&lt;year&gt;2020&lt;/year&gt;&lt;pub-dates&gt;&lt;date&gt;Feb&lt;/date&gt;&lt;/pub-dates&gt;&lt;/dates&gt;&lt;isbn&gt;1617-7940 (Electronic)&amp;#xD;1617-7940 (Linking)&lt;/isbn&gt;&lt;accession-num&gt;31388869&lt;/accession-num&gt;&lt;urls&gt;&lt;related-urls&gt;&lt;url&gt;https://www.ncbi.nlm.nih.gov/pubmed/31388869&lt;/url&gt;&lt;/related-urls&gt;&lt;/urls&gt;&lt;custom2&gt;PMC7005098&lt;/custom2&gt;&lt;electronic-resource-num&gt;10.1007/s10237-019-01209-2&lt;/electronic-resource-num&gt;&lt;/record&gt;&lt;/Cite&gt;&lt;/EndNote&gt;</w:instrText>
      </w:r>
      <w:r w:rsidR="00BE3DB7" w:rsidRPr="00032CB1">
        <w:rPr>
          <w:rFonts w:asciiTheme="minorBidi" w:hAnsiTheme="minorBidi"/>
          <w:sz w:val="22"/>
          <w:szCs w:val="22"/>
        </w:rPr>
        <w:fldChar w:fldCharType="separate"/>
      </w:r>
      <w:r w:rsidR="00094D31">
        <w:rPr>
          <w:rFonts w:asciiTheme="minorBidi" w:hAnsiTheme="minorBidi"/>
          <w:noProof/>
          <w:sz w:val="22"/>
          <w:szCs w:val="22"/>
        </w:rPr>
        <w:t>(18)</w:t>
      </w:r>
      <w:r w:rsidR="00BE3DB7" w:rsidRPr="00032CB1">
        <w:rPr>
          <w:rFonts w:asciiTheme="minorBidi" w:hAnsiTheme="minorBidi"/>
          <w:sz w:val="22"/>
          <w:szCs w:val="22"/>
        </w:rPr>
        <w:fldChar w:fldCharType="end"/>
      </w:r>
      <w:r w:rsidR="00A613A1" w:rsidRPr="00032CB1">
        <w:rPr>
          <w:rFonts w:asciiTheme="minorBidi" w:hAnsiTheme="minorBidi"/>
          <w:sz w:val="22"/>
          <w:szCs w:val="22"/>
        </w:rPr>
        <w:t xml:space="preserve"> tested different </w:t>
      </w:r>
      <w:r w:rsidR="003B7373" w:rsidRPr="00032CB1">
        <w:rPr>
          <w:rFonts w:asciiTheme="minorBidi" w:hAnsiTheme="minorBidi"/>
          <w:sz w:val="22"/>
          <w:szCs w:val="22"/>
        </w:rPr>
        <w:t xml:space="preserve">combinations of </w:t>
      </w:r>
      <w:r w:rsidR="008A51DD" w:rsidRPr="00032CB1">
        <w:rPr>
          <w:rFonts w:asciiTheme="minorBidi" w:hAnsiTheme="minorBidi"/>
          <w:sz w:val="22"/>
          <w:szCs w:val="22"/>
        </w:rPr>
        <w:t>growth</w:t>
      </w:r>
      <w:r w:rsidR="002E5616" w:rsidRPr="00032CB1">
        <w:rPr>
          <w:rFonts w:asciiTheme="minorBidi" w:hAnsiTheme="minorBidi"/>
          <w:sz w:val="22"/>
          <w:szCs w:val="22"/>
        </w:rPr>
        <w:t xml:space="preserve"> stimuli</w:t>
      </w:r>
      <w:r w:rsidR="008A51DD" w:rsidRPr="00032CB1">
        <w:rPr>
          <w:rFonts w:asciiTheme="minorBidi" w:hAnsiTheme="minorBidi"/>
          <w:sz w:val="22"/>
          <w:szCs w:val="22"/>
        </w:rPr>
        <w:t xml:space="preserve"> </w:t>
      </w:r>
      <w:r w:rsidR="00E34A3A" w:rsidRPr="00032CB1">
        <w:rPr>
          <w:rFonts w:asciiTheme="minorBidi" w:hAnsiTheme="minorBidi"/>
          <w:sz w:val="22"/>
          <w:szCs w:val="22"/>
        </w:rPr>
        <w:t xml:space="preserve">using a simple multiscale model </w:t>
      </w:r>
      <w:r w:rsidR="00F16653" w:rsidRPr="00032CB1">
        <w:rPr>
          <w:rFonts w:asciiTheme="minorBidi" w:hAnsiTheme="minorBidi"/>
          <w:sz w:val="22"/>
          <w:szCs w:val="22"/>
        </w:rPr>
        <w:t xml:space="preserve">in response to three different </w:t>
      </w:r>
      <w:r w:rsidR="001E4454">
        <w:rPr>
          <w:rFonts w:asciiTheme="minorBidi" w:hAnsiTheme="minorBidi"/>
          <w:sz w:val="22"/>
          <w:szCs w:val="22"/>
        </w:rPr>
        <w:t xml:space="preserve">types of </w:t>
      </w:r>
      <w:r w:rsidR="00F16653" w:rsidRPr="00032CB1">
        <w:rPr>
          <w:rFonts w:asciiTheme="minorBidi" w:hAnsiTheme="minorBidi"/>
          <w:sz w:val="22"/>
          <w:szCs w:val="22"/>
        </w:rPr>
        <w:t>val</w:t>
      </w:r>
      <w:r w:rsidR="002419FE" w:rsidRPr="00032CB1">
        <w:rPr>
          <w:rFonts w:asciiTheme="minorBidi" w:hAnsiTheme="minorBidi"/>
          <w:sz w:val="22"/>
          <w:szCs w:val="22"/>
        </w:rPr>
        <w:t>vular disease. They show</w:t>
      </w:r>
      <w:r w:rsidR="005714B8" w:rsidRPr="00032CB1">
        <w:rPr>
          <w:rFonts w:asciiTheme="minorBidi" w:hAnsiTheme="minorBidi"/>
          <w:sz w:val="22"/>
          <w:szCs w:val="22"/>
        </w:rPr>
        <w:t xml:space="preserve">ed </w:t>
      </w:r>
      <w:r w:rsidR="00B45221">
        <w:rPr>
          <w:rFonts w:asciiTheme="minorBidi" w:hAnsiTheme="minorBidi"/>
          <w:sz w:val="22"/>
          <w:szCs w:val="22"/>
        </w:rPr>
        <w:t>that</w:t>
      </w:r>
      <w:r w:rsidR="00B45221" w:rsidRPr="00032CB1">
        <w:rPr>
          <w:rFonts w:asciiTheme="minorBidi" w:hAnsiTheme="minorBidi"/>
          <w:sz w:val="22"/>
          <w:szCs w:val="22"/>
        </w:rPr>
        <w:t xml:space="preserve"> </w:t>
      </w:r>
      <w:r w:rsidR="005714B8" w:rsidRPr="00032CB1">
        <w:rPr>
          <w:rFonts w:asciiTheme="minorBidi" w:hAnsiTheme="minorBidi"/>
          <w:sz w:val="22"/>
          <w:szCs w:val="22"/>
        </w:rPr>
        <w:t xml:space="preserve">all </w:t>
      </w:r>
      <w:r w:rsidR="00EC11D7" w:rsidRPr="00032CB1">
        <w:rPr>
          <w:rFonts w:asciiTheme="minorBidi" w:hAnsiTheme="minorBidi"/>
          <w:sz w:val="22"/>
          <w:szCs w:val="22"/>
        </w:rPr>
        <w:t xml:space="preserve">four </w:t>
      </w:r>
      <w:r w:rsidR="005714B8" w:rsidRPr="00032CB1">
        <w:rPr>
          <w:rFonts w:asciiTheme="minorBidi" w:hAnsiTheme="minorBidi"/>
          <w:sz w:val="22"/>
          <w:szCs w:val="22"/>
        </w:rPr>
        <w:t xml:space="preserve">combinations </w:t>
      </w:r>
      <w:r w:rsidR="00B301C6" w:rsidRPr="00032CB1">
        <w:rPr>
          <w:rFonts w:asciiTheme="minorBidi" w:hAnsiTheme="minorBidi"/>
          <w:sz w:val="22"/>
          <w:szCs w:val="22"/>
        </w:rPr>
        <w:t xml:space="preserve">of stress and strain stimuli resulted into stable growth, </w:t>
      </w:r>
      <w:r w:rsidR="00B45221">
        <w:rPr>
          <w:rFonts w:asciiTheme="minorBidi" w:hAnsiTheme="minorBidi"/>
          <w:sz w:val="22"/>
          <w:szCs w:val="22"/>
        </w:rPr>
        <w:t xml:space="preserve">with </w:t>
      </w:r>
      <w:r w:rsidR="00564C9E" w:rsidRPr="00032CB1">
        <w:rPr>
          <w:rFonts w:asciiTheme="minorBidi" w:hAnsiTheme="minorBidi"/>
          <w:sz w:val="22"/>
          <w:szCs w:val="22"/>
        </w:rPr>
        <w:t xml:space="preserve">the most reliable results </w:t>
      </w:r>
      <w:r w:rsidR="00B45221">
        <w:rPr>
          <w:rFonts w:asciiTheme="minorBidi" w:hAnsiTheme="minorBidi"/>
          <w:sz w:val="22"/>
          <w:szCs w:val="22"/>
        </w:rPr>
        <w:t>stemming from the use of</w:t>
      </w:r>
      <w:r w:rsidR="00EF0CCD" w:rsidRPr="00032CB1">
        <w:rPr>
          <w:rFonts w:asciiTheme="minorBidi" w:hAnsiTheme="minorBidi"/>
          <w:sz w:val="22"/>
          <w:szCs w:val="22"/>
        </w:rPr>
        <w:t xml:space="preserve"> at least one</w:t>
      </w:r>
      <w:r w:rsidR="00123D52" w:rsidRPr="00032CB1">
        <w:rPr>
          <w:rFonts w:asciiTheme="minorBidi" w:hAnsiTheme="minorBidi"/>
          <w:sz w:val="22"/>
          <w:szCs w:val="22"/>
        </w:rPr>
        <w:t xml:space="preserve"> stress</w:t>
      </w:r>
      <w:r w:rsidR="004E5A44" w:rsidRPr="00032CB1">
        <w:rPr>
          <w:rFonts w:asciiTheme="minorBidi" w:hAnsiTheme="minorBidi"/>
          <w:sz w:val="22"/>
          <w:szCs w:val="22"/>
          <w:rtl/>
        </w:rPr>
        <w:t>-</w:t>
      </w:r>
      <w:r w:rsidR="00123D52" w:rsidRPr="00032CB1">
        <w:rPr>
          <w:rFonts w:asciiTheme="minorBidi" w:hAnsiTheme="minorBidi"/>
          <w:sz w:val="22"/>
          <w:szCs w:val="22"/>
        </w:rPr>
        <w:t>driven growth law.</w:t>
      </w:r>
      <w:r w:rsidR="009F6F31" w:rsidRPr="00032CB1">
        <w:rPr>
          <w:rFonts w:asciiTheme="minorBidi" w:hAnsiTheme="minorBidi"/>
          <w:sz w:val="22"/>
          <w:szCs w:val="22"/>
        </w:rPr>
        <w:t xml:space="preserve"> Mojumder et al. </w:t>
      </w:r>
      <w:r w:rsidR="009F6F31" w:rsidRPr="00032CB1">
        <w:rPr>
          <w:rFonts w:asciiTheme="minorBidi" w:hAnsiTheme="minorBidi"/>
          <w:sz w:val="22"/>
          <w:szCs w:val="22"/>
        </w:rPr>
        <w:fldChar w:fldCharType="begin"/>
      </w:r>
      <w:r w:rsidR="00094D31">
        <w:rPr>
          <w:rFonts w:asciiTheme="minorBidi" w:hAnsiTheme="minorBidi"/>
          <w:sz w:val="22"/>
          <w:szCs w:val="22"/>
        </w:rPr>
        <w:instrText xml:space="preserve"> ADDIN EN.CITE &lt;EndNote&gt;&lt;Cite&gt;&lt;Author&gt;Mojumder&lt;/Author&gt;&lt;Year&gt;2020&lt;/Year&gt;&lt;RecNum&gt;20&lt;/RecNum&gt;&lt;DisplayText&gt;(19)&lt;/DisplayText&gt;&lt;record&gt;&lt;rec-number&gt;20&lt;/rec-number&gt;&lt;foreign-keys&gt;&lt;key app="EN" db-id="9rxfwr5p1pszwee29srxx9d1zz9v0vrxtwp0" timestamp="1610915914"&gt;20&lt;/key&gt;&lt;/foreign-keys&gt;&lt;ref-type name="Journal Article"&gt;17&lt;/ref-type&gt;&lt;contributors&gt;&lt;authors&gt;&lt;author&gt;Mojumder, J., Choy, J.S., Leng, S. et al.&lt;/author&gt;&lt;/authors&gt;&lt;/contributors&gt;&lt;titles&gt;&lt;title&gt;Mechanical Stimuli for Left Ventricular Growth During Pressure Overload.&lt;/title&gt;&lt;secondary-title&gt;Exp Mech&lt;/secondary-title&gt;&lt;/titles&gt;&lt;periodical&gt;&lt;full-title&gt;Exp Mech&lt;/full-title&gt;&lt;/periodical&gt;&lt;dates&gt;&lt;year&gt;2020&lt;/year&gt;&lt;/dates&gt;&lt;urls&gt;&lt;/urls&gt;&lt;electronic-resource-num&gt;https://doi.org/10.1007/s11340-020-00643-z&lt;/electronic-resource-num&gt;&lt;/record&gt;&lt;/Cite&gt;&lt;/EndNote&gt;</w:instrText>
      </w:r>
      <w:r w:rsidR="009F6F31" w:rsidRPr="00032CB1">
        <w:rPr>
          <w:rFonts w:asciiTheme="minorBidi" w:hAnsiTheme="minorBidi"/>
          <w:sz w:val="22"/>
          <w:szCs w:val="22"/>
        </w:rPr>
        <w:fldChar w:fldCharType="separate"/>
      </w:r>
      <w:r w:rsidR="00094D31">
        <w:rPr>
          <w:rFonts w:asciiTheme="minorBidi" w:hAnsiTheme="minorBidi"/>
          <w:noProof/>
          <w:sz w:val="22"/>
          <w:szCs w:val="22"/>
        </w:rPr>
        <w:t>(19)</w:t>
      </w:r>
      <w:r w:rsidR="009F6F31" w:rsidRPr="00032CB1">
        <w:rPr>
          <w:rFonts w:asciiTheme="minorBidi" w:hAnsiTheme="minorBidi"/>
          <w:sz w:val="22"/>
          <w:szCs w:val="22"/>
        </w:rPr>
        <w:fldChar w:fldCharType="end"/>
      </w:r>
      <w:r w:rsidR="009F6F31" w:rsidRPr="00032CB1">
        <w:rPr>
          <w:rFonts w:asciiTheme="minorBidi" w:hAnsiTheme="minorBidi"/>
          <w:sz w:val="22"/>
          <w:szCs w:val="22"/>
        </w:rPr>
        <w:t xml:space="preserve"> </w:t>
      </w:r>
      <w:r w:rsidR="002D6FA5" w:rsidRPr="00032CB1">
        <w:rPr>
          <w:rFonts w:asciiTheme="minorBidi" w:hAnsiTheme="minorBidi"/>
          <w:sz w:val="22"/>
          <w:szCs w:val="22"/>
        </w:rPr>
        <w:t xml:space="preserve">showed </w:t>
      </w:r>
      <w:r w:rsidR="00AA6C36">
        <w:rPr>
          <w:rFonts w:asciiTheme="minorBidi" w:hAnsiTheme="minorBidi"/>
          <w:sz w:val="22"/>
          <w:szCs w:val="22"/>
        </w:rPr>
        <w:t>finite element</w:t>
      </w:r>
      <w:r w:rsidR="002D6FA5" w:rsidRPr="00032CB1">
        <w:rPr>
          <w:rFonts w:asciiTheme="minorBidi" w:hAnsiTheme="minorBidi"/>
          <w:sz w:val="22"/>
          <w:szCs w:val="22"/>
        </w:rPr>
        <w:t xml:space="preserve"> </w:t>
      </w:r>
      <w:r w:rsidR="00436C4D" w:rsidRPr="00032CB1">
        <w:rPr>
          <w:rFonts w:asciiTheme="minorBidi" w:hAnsiTheme="minorBidi"/>
          <w:sz w:val="22"/>
          <w:szCs w:val="22"/>
        </w:rPr>
        <w:t>results</w:t>
      </w:r>
      <w:r w:rsidR="002D6FA5" w:rsidRPr="00032CB1">
        <w:rPr>
          <w:rFonts w:asciiTheme="minorBidi" w:hAnsiTheme="minorBidi"/>
          <w:sz w:val="22"/>
          <w:szCs w:val="22"/>
        </w:rPr>
        <w:t xml:space="preserve"> </w:t>
      </w:r>
      <w:r w:rsidR="00B45221">
        <w:rPr>
          <w:rFonts w:asciiTheme="minorBidi" w:hAnsiTheme="minorBidi"/>
          <w:sz w:val="22"/>
          <w:szCs w:val="22"/>
        </w:rPr>
        <w:t xml:space="preserve">of growth, which </w:t>
      </w:r>
      <w:r w:rsidR="00436C4D" w:rsidRPr="00032CB1">
        <w:rPr>
          <w:rFonts w:asciiTheme="minorBidi" w:hAnsiTheme="minorBidi"/>
          <w:sz w:val="22"/>
          <w:szCs w:val="22"/>
        </w:rPr>
        <w:t xml:space="preserve">had a </w:t>
      </w:r>
      <w:r w:rsidR="009F0CCC" w:rsidRPr="00032CB1">
        <w:rPr>
          <w:rFonts w:asciiTheme="minorBidi" w:hAnsiTheme="minorBidi"/>
          <w:sz w:val="22"/>
          <w:szCs w:val="22"/>
        </w:rPr>
        <w:t>correlation with the change</w:t>
      </w:r>
      <w:r w:rsidR="00382B9B" w:rsidRPr="00032CB1">
        <w:rPr>
          <w:rFonts w:asciiTheme="minorBidi" w:hAnsiTheme="minorBidi"/>
          <w:sz w:val="22"/>
          <w:szCs w:val="22"/>
        </w:rPr>
        <w:t>s</w:t>
      </w:r>
      <w:r w:rsidR="009F0CCC" w:rsidRPr="00032CB1">
        <w:rPr>
          <w:rFonts w:asciiTheme="minorBidi" w:hAnsiTheme="minorBidi"/>
          <w:sz w:val="22"/>
          <w:szCs w:val="22"/>
        </w:rPr>
        <w:t xml:space="preserve"> in maximum fiber stress, but not the </w:t>
      </w:r>
      <w:r w:rsidR="0096002A" w:rsidRPr="00032CB1">
        <w:rPr>
          <w:rFonts w:asciiTheme="minorBidi" w:hAnsiTheme="minorBidi"/>
          <w:sz w:val="22"/>
          <w:szCs w:val="22"/>
        </w:rPr>
        <w:t>stretch</w:t>
      </w:r>
      <w:r w:rsidR="00382B9B" w:rsidRPr="00032CB1">
        <w:rPr>
          <w:rFonts w:asciiTheme="minorBidi" w:hAnsiTheme="minorBidi"/>
          <w:sz w:val="22"/>
          <w:szCs w:val="22"/>
        </w:rPr>
        <w:t>, du</w:t>
      </w:r>
      <w:r w:rsidR="008E1B65" w:rsidRPr="00032CB1">
        <w:rPr>
          <w:rFonts w:asciiTheme="minorBidi" w:hAnsiTheme="minorBidi"/>
          <w:sz w:val="22"/>
          <w:szCs w:val="22"/>
        </w:rPr>
        <w:t>ring</w:t>
      </w:r>
      <w:r w:rsidR="00382B9B" w:rsidRPr="00032CB1">
        <w:rPr>
          <w:rFonts w:asciiTheme="minorBidi" w:hAnsiTheme="minorBidi"/>
          <w:sz w:val="22"/>
          <w:szCs w:val="22"/>
        </w:rPr>
        <w:t xml:space="preserve"> pressure overloa</w:t>
      </w:r>
      <w:r w:rsidR="005E2E83" w:rsidRPr="00032CB1">
        <w:rPr>
          <w:rFonts w:asciiTheme="minorBidi" w:hAnsiTheme="minorBidi"/>
          <w:sz w:val="22"/>
          <w:szCs w:val="22"/>
        </w:rPr>
        <w:t>ding</w:t>
      </w:r>
      <w:r w:rsidR="00823D4F" w:rsidRPr="00032CB1">
        <w:rPr>
          <w:rFonts w:asciiTheme="minorBidi" w:hAnsiTheme="minorBidi"/>
          <w:sz w:val="22"/>
          <w:szCs w:val="22"/>
        </w:rPr>
        <w:t xml:space="preserve">. </w:t>
      </w:r>
    </w:p>
    <w:p w14:paraId="0883A2AF" w14:textId="7AEAAB85" w:rsidR="00A573A9" w:rsidRPr="00032CB1" w:rsidRDefault="00EE1C0E" w:rsidP="002112B6">
      <w:pPr>
        <w:spacing w:line="276" w:lineRule="auto"/>
        <w:ind w:firstLine="720"/>
        <w:jc w:val="both"/>
        <w:rPr>
          <w:rFonts w:asciiTheme="minorBidi" w:hAnsiTheme="minorBidi"/>
          <w:sz w:val="22"/>
          <w:szCs w:val="22"/>
        </w:rPr>
      </w:pPr>
      <w:r w:rsidRPr="00032CB1">
        <w:rPr>
          <w:rFonts w:asciiTheme="minorBidi" w:hAnsiTheme="minorBidi"/>
          <w:sz w:val="22"/>
          <w:szCs w:val="22"/>
        </w:rPr>
        <w:t>Valvular disorders</w:t>
      </w:r>
      <w:r w:rsidR="00DE7DFE">
        <w:rPr>
          <w:rFonts w:asciiTheme="minorBidi" w:hAnsiTheme="minorBidi"/>
          <w:sz w:val="22"/>
          <w:szCs w:val="22"/>
        </w:rPr>
        <w:t>,</w:t>
      </w:r>
      <w:r w:rsidRPr="00032CB1">
        <w:rPr>
          <w:rFonts w:asciiTheme="minorBidi" w:hAnsiTheme="minorBidi"/>
          <w:sz w:val="22"/>
          <w:szCs w:val="22"/>
        </w:rPr>
        <w:t xml:space="preserve"> </w:t>
      </w:r>
      <w:r w:rsidR="00DE7DFE">
        <w:rPr>
          <w:rFonts w:asciiTheme="minorBidi" w:hAnsiTheme="minorBidi"/>
          <w:sz w:val="22"/>
          <w:szCs w:val="22"/>
        </w:rPr>
        <w:t>such as</w:t>
      </w:r>
      <w:r w:rsidR="00DE7DFE" w:rsidRPr="00032CB1">
        <w:rPr>
          <w:rFonts w:asciiTheme="minorBidi" w:hAnsiTheme="minorBidi"/>
          <w:sz w:val="22"/>
          <w:szCs w:val="22"/>
        </w:rPr>
        <w:t xml:space="preserve"> </w:t>
      </w:r>
      <w:r w:rsidRPr="00032CB1">
        <w:rPr>
          <w:rFonts w:asciiTheme="minorBidi" w:hAnsiTheme="minorBidi"/>
          <w:sz w:val="22"/>
          <w:szCs w:val="22"/>
        </w:rPr>
        <w:t>aortic stenosis and mitral regurgitation</w:t>
      </w:r>
      <w:r w:rsidR="00DE7DFE">
        <w:rPr>
          <w:rFonts w:asciiTheme="minorBidi" w:hAnsiTheme="minorBidi"/>
          <w:sz w:val="22"/>
          <w:szCs w:val="22"/>
        </w:rPr>
        <w:t>, cause</w:t>
      </w:r>
      <w:r w:rsidRPr="00032CB1">
        <w:rPr>
          <w:rFonts w:asciiTheme="minorBidi" w:hAnsiTheme="minorBidi"/>
          <w:sz w:val="22"/>
          <w:szCs w:val="22"/>
        </w:rPr>
        <w:t xml:space="preserve"> changes </w:t>
      </w:r>
      <w:r w:rsidR="00DE7DFE">
        <w:rPr>
          <w:rFonts w:asciiTheme="minorBidi" w:hAnsiTheme="minorBidi"/>
          <w:sz w:val="22"/>
          <w:szCs w:val="22"/>
        </w:rPr>
        <w:t xml:space="preserve">in </w:t>
      </w:r>
      <w:r w:rsidRPr="00032CB1">
        <w:rPr>
          <w:rFonts w:asciiTheme="minorBidi" w:hAnsiTheme="minorBidi"/>
          <w:sz w:val="22"/>
          <w:szCs w:val="22"/>
        </w:rPr>
        <w:t xml:space="preserve">the ventricular loading and cardiac function, but the arterial pressure and cardiac output normally remain unchanged  </w:t>
      </w:r>
      <w:r w:rsidRPr="00032CB1">
        <w:rPr>
          <w:rFonts w:asciiTheme="minorBidi" w:hAnsiTheme="minorBidi"/>
          <w:sz w:val="22"/>
          <w:szCs w:val="22"/>
        </w:rPr>
        <w:fldChar w:fldCharType="begin">
          <w:fldData xml:space="preserve">PEVuZE5vdGU+PENpdGU+PEF1dGhvcj5MbG95ZDwvQXV0aG9yPjxZZWFyPjIwMTc8L1llYXI+PFJl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</w:fldData>
        </w:fldChar>
      </w:r>
      <w:r w:rsidR="00094D31">
        <w:rPr>
          <w:rFonts w:asciiTheme="minorBidi" w:hAnsiTheme="minorBidi"/>
          <w:sz w:val="22"/>
          <w:szCs w:val="22"/>
        </w:rPr>
        <w:instrText xml:space="preserve"> ADDIN EN.CITE </w:instrText>
      </w:r>
      <w:r w:rsidR="00094D31">
        <w:rPr>
          <w:rFonts w:asciiTheme="minorBidi" w:hAnsiTheme="minorBidi"/>
          <w:sz w:val="22"/>
          <w:szCs w:val="22"/>
        </w:rPr>
        <w:fldChar w:fldCharType="begin">
          <w:fldData xml:space="preserve">PEVuZE5vdGU+PENpdGU+PEF1dGhvcj5MbG95ZDwvQXV0aG9yPjxZZWFyPjIwMTc8L1llYXI+PFJl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</w:fldData>
        </w:fldChar>
      </w:r>
      <w:r w:rsidR="00094D31">
        <w:rPr>
          <w:rFonts w:asciiTheme="minorBidi" w:hAnsiTheme="minorBidi"/>
          <w:sz w:val="22"/>
          <w:szCs w:val="22"/>
        </w:rPr>
        <w:instrText xml:space="preserve"> ADDIN EN.CITE.DATA </w:instrText>
      </w:r>
      <w:r w:rsidR="00094D31">
        <w:rPr>
          <w:rFonts w:asciiTheme="minorBidi" w:hAnsiTheme="minorBidi"/>
          <w:sz w:val="22"/>
          <w:szCs w:val="22"/>
        </w:rPr>
      </w:r>
      <w:r w:rsidR="00094D31">
        <w:rPr>
          <w:rFonts w:asciiTheme="minorBidi" w:hAnsiTheme="minorBidi"/>
          <w:sz w:val="22"/>
          <w:szCs w:val="22"/>
        </w:rPr>
        <w:fldChar w:fldCharType="end"/>
      </w:r>
      <w:r w:rsidRPr="00032CB1">
        <w:rPr>
          <w:rFonts w:asciiTheme="minorBidi" w:hAnsiTheme="minorBidi"/>
          <w:sz w:val="22"/>
          <w:szCs w:val="22"/>
        </w:rPr>
      </w:r>
      <w:r w:rsidRPr="00032CB1">
        <w:rPr>
          <w:rFonts w:asciiTheme="minorBidi" w:hAnsiTheme="minorBidi"/>
          <w:sz w:val="22"/>
          <w:szCs w:val="22"/>
        </w:rPr>
        <w:fldChar w:fldCharType="separate"/>
      </w:r>
      <w:r w:rsidR="00094D31">
        <w:rPr>
          <w:rFonts w:asciiTheme="minorBidi" w:hAnsiTheme="minorBidi"/>
          <w:noProof/>
          <w:sz w:val="22"/>
          <w:szCs w:val="22"/>
        </w:rPr>
        <w:t>(20-25)</w:t>
      </w:r>
      <w:r w:rsidRPr="00032CB1">
        <w:rPr>
          <w:rFonts w:asciiTheme="minorBidi" w:hAnsiTheme="minorBidi"/>
          <w:sz w:val="22"/>
          <w:szCs w:val="22"/>
        </w:rPr>
        <w:fldChar w:fldCharType="end"/>
      </w:r>
      <w:r w:rsidRPr="00032CB1">
        <w:rPr>
          <w:rFonts w:asciiTheme="minorBidi" w:hAnsiTheme="minorBidi"/>
          <w:sz w:val="22"/>
          <w:szCs w:val="22"/>
        </w:rPr>
        <w:t>.</w:t>
      </w:r>
      <w:r w:rsidR="00D559B0" w:rsidRPr="00032CB1">
        <w:rPr>
          <w:rFonts w:asciiTheme="minorBidi" w:hAnsiTheme="minorBidi"/>
          <w:sz w:val="22"/>
          <w:szCs w:val="22"/>
        </w:rPr>
        <w:t xml:space="preserve"> </w:t>
      </w:r>
      <w:r w:rsidR="0059375A" w:rsidRPr="00032CB1">
        <w:rPr>
          <w:rFonts w:asciiTheme="minorBidi" w:hAnsiTheme="minorBidi"/>
          <w:sz w:val="22"/>
          <w:szCs w:val="22"/>
        </w:rPr>
        <w:t xml:space="preserve">A </w:t>
      </w:r>
      <w:r w:rsidR="00DE7DFE">
        <w:rPr>
          <w:rFonts w:asciiTheme="minorBidi" w:hAnsiTheme="minorBidi"/>
          <w:sz w:val="22"/>
          <w:szCs w:val="22"/>
        </w:rPr>
        <w:t>major</w:t>
      </w:r>
      <w:r w:rsidR="00DE7DFE" w:rsidRPr="00032CB1">
        <w:rPr>
          <w:rFonts w:asciiTheme="minorBidi" w:hAnsiTheme="minorBidi"/>
          <w:sz w:val="22"/>
          <w:szCs w:val="22"/>
        </w:rPr>
        <w:t xml:space="preserve"> </w:t>
      </w:r>
      <w:r w:rsidR="0059375A" w:rsidRPr="00032CB1">
        <w:rPr>
          <w:rFonts w:asciiTheme="minorBidi" w:hAnsiTheme="minorBidi"/>
          <w:sz w:val="22"/>
          <w:szCs w:val="22"/>
        </w:rPr>
        <w:t>limitation to</w:t>
      </w:r>
      <w:r w:rsidR="000F0A2F" w:rsidRPr="00032CB1">
        <w:rPr>
          <w:rFonts w:asciiTheme="minorBidi" w:hAnsiTheme="minorBidi"/>
          <w:sz w:val="22"/>
          <w:szCs w:val="22"/>
        </w:rPr>
        <w:t xml:space="preserve"> </w:t>
      </w:r>
      <w:r w:rsidR="004C33FD" w:rsidRPr="00032CB1">
        <w:rPr>
          <w:rFonts w:asciiTheme="minorBidi" w:hAnsiTheme="minorBidi"/>
          <w:sz w:val="22"/>
          <w:szCs w:val="22"/>
        </w:rPr>
        <w:t>current</w:t>
      </w:r>
      <w:r w:rsidR="00AD043D" w:rsidRPr="00032CB1">
        <w:rPr>
          <w:rFonts w:asciiTheme="minorBidi" w:hAnsiTheme="minorBidi"/>
          <w:sz w:val="22"/>
          <w:szCs w:val="22"/>
        </w:rPr>
        <w:t xml:space="preserve"> </w:t>
      </w:r>
      <w:r w:rsidR="00DE7DFE" w:rsidRPr="00032CB1">
        <w:rPr>
          <w:rFonts w:asciiTheme="minorBidi" w:hAnsiTheme="minorBidi"/>
          <w:sz w:val="22"/>
          <w:szCs w:val="22"/>
        </w:rPr>
        <w:t>model</w:t>
      </w:r>
      <w:r w:rsidR="00DE7DFE">
        <w:rPr>
          <w:rFonts w:asciiTheme="minorBidi" w:hAnsiTheme="minorBidi"/>
          <w:sz w:val="22"/>
          <w:szCs w:val="22"/>
        </w:rPr>
        <w:t>ing approaches</w:t>
      </w:r>
      <w:r w:rsidR="00DE7DFE" w:rsidRPr="00032CB1">
        <w:rPr>
          <w:rFonts w:asciiTheme="minorBidi" w:hAnsiTheme="minorBidi"/>
          <w:sz w:val="22"/>
          <w:szCs w:val="22"/>
        </w:rPr>
        <w:t xml:space="preserve"> </w:t>
      </w:r>
      <w:r w:rsidR="00E7389D" w:rsidRPr="00032CB1">
        <w:rPr>
          <w:rFonts w:asciiTheme="minorBidi" w:hAnsiTheme="minorBidi"/>
          <w:sz w:val="22"/>
          <w:szCs w:val="22"/>
        </w:rPr>
        <w:t xml:space="preserve">is that they do not </w:t>
      </w:r>
      <w:r w:rsidR="00ED1730" w:rsidRPr="00032CB1">
        <w:rPr>
          <w:rFonts w:asciiTheme="minorBidi" w:hAnsiTheme="minorBidi"/>
          <w:sz w:val="22"/>
          <w:szCs w:val="22"/>
        </w:rPr>
        <w:t xml:space="preserve">consider the effect of </w:t>
      </w:r>
      <w:r w:rsidR="00DE7DFE">
        <w:rPr>
          <w:rFonts w:asciiTheme="minorBidi" w:hAnsiTheme="minorBidi"/>
          <w:sz w:val="22"/>
          <w:szCs w:val="22"/>
        </w:rPr>
        <w:t xml:space="preserve">the </w:t>
      </w:r>
      <w:r w:rsidR="002362F9" w:rsidRPr="00032CB1">
        <w:rPr>
          <w:rFonts w:asciiTheme="minorBidi" w:hAnsiTheme="minorBidi"/>
          <w:sz w:val="22"/>
          <w:szCs w:val="22"/>
        </w:rPr>
        <w:t>baroreceptor feedback</w:t>
      </w:r>
      <w:r w:rsidR="00ED1730" w:rsidRPr="00032CB1">
        <w:rPr>
          <w:rFonts w:asciiTheme="minorBidi" w:hAnsiTheme="minorBidi"/>
          <w:sz w:val="22"/>
          <w:szCs w:val="22"/>
        </w:rPr>
        <w:t xml:space="preserve"> loop</w:t>
      </w:r>
      <w:r w:rsidR="00DE7DFE">
        <w:rPr>
          <w:rFonts w:asciiTheme="minorBidi" w:hAnsiTheme="minorBidi"/>
          <w:sz w:val="22"/>
          <w:szCs w:val="22"/>
        </w:rPr>
        <w:t>, which regulates arterial pressure</w:t>
      </w:r>
      <w:r w:rsidR="00703DFA">
        <w:rPr>
          <w:rFonts w:asciiTheme="minorBidi" w:hAnsiTheme="minorBidi"/>
          <w:sz w:val="22"/>
          <w:szCs w:val="22"/>
        </w:rPr>
        <w:t xml:space="preserve">. </w:t>
      </w:r>
      <w:r w:rsidR="00E84675">
        <w:rPr>
          <w:rFonts w:asciiTheme="minorBidi" w:hAnsiTheme="minorBidi"/>
          <w:sz w:val="22"/>
          <w:szCs w:val="22"/>
        </w:rPr>
        <w:t>Most models</w:t>
      </w:r>
      <w:r w:rsidR="00E84675" w:rsidRPr="00032CB1">
        <w:rPr>
          <w:rFonts w:asciiTheme="minorBidi" w:hAnsiTheme="minorBidi"/>
          <w:sz w:val="22"/>
          <w:szCs w:val="22"/>
        </w:rPr>
        <w:t xml:space="preserve"> </w:t>
      </w:r>
      <w:r w:rsidR="000C2FB6" w:rsidRPr="00032CB1">
        <w:rPr>
          <w:rFonts w:asciiTheme="minorBidi" w:hAnsiTheme="minorBidi"/>
          <w:sz w:val="22"/>
          <w:szCs w:val="22"/>
        </w:rPr>
        <w:t>usually</w:t>
      </w:r>
      <w:r w:rsidR="008F06FD" w:rsidRPr="00032CB1">
        <w:rPr>
          <w:rFonts w:asciiTheme="minorBidi" w:hAnsiTheme="minorBidi"/>
          <w:sz w:val="22"/>
          <w:szCs w:val="22"/>
        </w:rPr>
        <w:t xml:space="preserve"> capture the cardiac hypertrophy under constant </w:t>
      </w:r>
      <w:r w:rsidR="00B254F6" w:rsidRPr="00032CB1">
        <w:rPr>
          <w:rFonts w:asciiTheme="minorBidi" w:hAnsiTheme="minorBidi"/>
          <w:sz w:val="22"/>
          <w:szCs w:val="22"/>
        </w:rPr>
        <w:t xml:space="preserve">heart rate, myocardial </w:t>
      </w:r>
      <w:r w:rsidR="006C1A96" w:rsidRPr="00032CB1">
        <w:rPr>
          <w:rFonts w:asciiTheme="minorBidi" w:hAnsiTheme="minorBidi"/>
          <w:sz w:val="22"/>
          <w:szCs w:val="22"/>
        </w:rPr>
        <w:t xml:space="preserve">contractility, and vascular tone. Consequently, </w:t>
      </w:r>
      <w:r w:rsidR="00520319" w:rsidRPr="00032CB1">
        <w:rPr>
          <w:rFonts w:asciiTheme="minorBidi" w:hAnsiTheme="minorBidi"/>
          <w:sz w:val="22"/>
          <w:szCs w:val="22"/>
        </w:rPr>
        <w:t xml:space="preserve">they have reported </w:t>
      </w:r>
      <w:r w:rsidR="00311F0F" w:rsidRPr="00032CB1">
        <w:rPr>
          <w:rFonts w:asciiTheme="minorBidi" w:hAnsiTheme="minorBidi"/>
          <w:sz w:val="22"/>
          <w:szCs w:val="22"/>
        </w:rPr>
        <w:t xml:space="preserve">some </w:t>
      </w:r>
      <w:r w:rsidR="00520319" w:rsidRPr="00032CB1">
        <w:rPr>
          <w:rFonts w:asciiTheme="minorBidi" w:hAnsiTheme="minorBidi"/>
          <w:sz w:val="22"/>
          <w:szCs w:val="22"/>
        </w:rPr>
        <w:t xml:space="preserve">mismatch in </w:t>
      </w:r>
      <w:r w:rsidR="009272E0" w:rsidRPr="00032CB1">
        <w:rPr>
          <w:rFonts w:asciiTheme="minorBidi" w:hAnsiTheme="minorBidi"/>
          <w:sz w:val="22"/>
          <w:szCs w:val="22"/>
        </w:rPr>
        <w:t xml:space="preserve">the predicted hemodynamics </w:t>
      </w:r>
      <w:r w:rsidR="00172FE8">
        <w:rPr>
          <w:rFonts w:asciiTheme="minorBidi" w:hAnsiTheme="minorBidi"/>
          <w:sz w:val="22"/>
          <w:szCs w:val="22"/>
        </w:rPr>
        <w:t>when compared to</w:t>
      </w:r>
      <w:r w:rsidR="00172FE8" w:rsidRPr="00032CB1">
        <w:rPr>
          <w:rFonts w:asciiTheme="minorBidi" w:hAnsiTheme="minorBidi"/>
          <w:sz w:val="22"/>
          <w:szCs w:val="22"/>
        </w:rPr>
        <w:t xml:space="preserve"> </w:t>
      </w:r>
      <w:r w:rsidR="009272E0" w:rsidRPr="00032CB1">
        <w:rPr>
          <w:rFonts w:asciiTheme="minorBidi" w:hAnsiTheme="minorBidi"/>
          <w:sz w:val="22"/>
          <w:szCs w:val="22"/>
        </w:rPr>
        <w:t>measured data</w:t>
      </w:r>
      <w:r w:rsidR="00A024FB" w:rsidRPr="00032CB1">
        <w:rPr>
          <w:rFonts w:asciiTheme="minorBidi" w:hAnsiTheme="minorBidi"/>
          <w:sz w:val="22"/>
          <w:szCs w:val="22"/>
        </w:rPr>
        <w:t xml:space="preserve">. </w:t>
      </w:r>
      <w:r w:rsidR="00FF506E" w:rsidRPr="00032CB1">
        <w:rPr>
          <w:rFonts w:asciiTheme="minorBidi" w:hAnsiTheme="minorBidi"/>
          <w:sz w:val="22"/>
          <w:szCs w:val="22"/>
        </w:rPr>
        <w:t xml:space="preserve">For example, </w:t>
      </w:r>
      <w:r w:rsidR="00DF21FF" w:rsidRPr="00032CB1">
        <w:rPr>
          <w:rFonts w:asciiTheme="minorBidi" w:hAnsiTheme="minorBidi"/>
          <w:sz w:val="22"/>
          <w:szCs w:val="22"/>
        </w:rPr>
        <w:t xml:space="preserve">Rondanina </w:t>
      </w:r>
      <w:r w:rsidR="006241C5" w:rsidRPr="00032CB1">
        <w:rPr>
          <w:rFonts w:asciiTheme="minorBidi" w:hAnsiTheme="minorBidi"/>
          <w:sz w:val="22"/>
          <w:szCs w:val="22"/>
        </w:rPr>
        <w:t>et al.</w:t>
      </w:r>
      <w:r w:rsidR="00CB6601" w:rsidRPr="00032CB1">
        <w:rPr>
          <w:rFonts w:asciiTheme="minorBidi" w:hAnsiTheme="minorBidi"/>
          <w:sz w:val="22"/>
          <w:szCs w:val="22"/>
        </w:rPr>
        <w:t>’s</w:t>
      </w:r>
      <w:r w:rsidR="006241C5" w:rsidRPr="00032CB1">
        <w:rPr>
          <w:rFonts w:asciiTheme="minorBidi" w:hAnsiTheme="minorBidi"/>
          <w:sz w:val="22"/>
          <w:szCs w:val="22"/>
        </w:rPr>
        <w:t xml:space="preserve"> </w:t>
      </w:r>
      <w:r w:rsidR="006241C5" w:rsidRPr="00032CB1">
        <w:rPr>
          <w:rFonts w:asciiTheme="minorBidi" w:hAnsiTheme="minorBidi"/>
          <w:sz w:val="22"/>
          <w:szCs w:val="22"/>
        </w:rPr>
        <w:fldChar w:fldCharType="begin"/>
      </w:r>
      <w:r w:rsidR="00094D31">
        <w:rPr>
          <w:rFonts w:asciiTheme="minorBidi" w:hAnsiTheme="minorBidi"/>
          <w:sz w:val="22"/>
          <w:szCs w:val="22"/>
        </w:rPr>
        <w:instrText xml:space="preserve"> ADDIN EN.CITE &lt;EndNote&gt;&lt;Cite&gt;&lt;Author&gt;Rondanina&lt;/Author&gt;&lt;Year&gt;2020&lt;/Year&gt;&lt;RecNum&gt;8&lt;/RecNum&gt;&lt;DisplayText&gt;(18)&lt;/DisplayText&gt;&lt;record&gt;&lt;rec-number&gt;8&lt;/rec-number&gt;&lt;foreign-keys&gt;&lt;key app="EN" db-id="9rxfwr5p1pszwee29srxx9d1zz9v0vrxtwp0" timestamp="1610765068"&gt;8&lt;/key&gt;&lt;/foreign-keys&gt;&lt;ref-type name="Journal Article"&gt;17&lt;/ref-type&gt;&lt;contributors&gt;&lt;authors&gt;&lt;author&gt;Rondanina, E.&lt;/author&gt;&lt;author&gt;Bovendeerd, P. H. M.&lt;/author&gt;&lt;/authors&gt;&lt;/contributors&gt;&lt;auth-address&gt;Eindhoven University of Technology, PO Box 513, 5600 MB, Eindhoven, The Netherlands. e.rondanina@tue.nl.&amp;#xD;Eindhoven University of Technology, PO Box 513, 5600 MB, Eindhoven, The Netherlands.&lt;/auth-address&gt;&lt;titles&gt;&lt;title&gt;Evaluation of stimulus-effect relations in left ventricular growth using a simple multiscale model&lt;/title&gt;&lt;secondary-title&gt;Biomech Model Mechanobiol&lt;/secondary-title&gt;&lt;/titles&gt;&lt;periodical&gt;&lt;full-title&gt;Biomech Model Mechanobiol&lt;/full-title&gt;&lt;/periodical&gt;&lt;pages&gt;263-273&lt;/pages&gt;&lt;volume&gt;19&lt;/volume&gt;&lt;number&gt;1&lt;/number&gt;&lt;edition&gt;2019/08/08&lt;/edition&gt;&lt;keywords&gt;&lt;keyword&gt;Aortic Valve Stenosis/physiopathology&lt;/keyword&gt;&lt;keyword&gt;Computer Simulation&lt;/keyword&gt;&lt;keyword&gt;Heart Ventricles/*growth &amp;amp; development&lt;/keyword&gt;&lt;keyword&gt;Humans&lt;/keyword&gt;&lt;keyword&gt;Mitral Valve Insufficiency/physiopathology&lt;/keyword&gt;&lt;keyword&gt;*Models, Biological&lt;/keyword&gt;&lt;keyword&gt;Pressure&lt;/keyword&gt;&lt;keyword&gt;Sarcomeres/physiology&lt;/keyword&gt;&lt;keyword&gt;Aortic regurgitation&lt;/keyword&gt;&lt;keyword&gt;Aortic stenosis&lt;/keyword&gt;&lt;keyword&gt;Concentric growth&lt;/keyword&gt;&lt;keyword&gt;Eccentric growth&lt;/keyword&gt;&lt;keyword&gt;Left ventricle&lt;/keyword&gt;&lt;keyword&gt;Mitral regurgitation&lt;/keyword&gt;&lt;/keywords&gt;&lt;dates&gt;&lt;year&gt;2020&lt;/year&gt;&lt;pub-dates&gt;&lt;date&gt;Feb&lt;/date&gt;&lt;/pub-dates&gt;&lt;/dates&gt;&lt;isbn&gt;1617-7940 (Electronic)&amp;#xD;1617-7940 (Linking)&lt;/isbn&gt;&lt;accession-num&gt;31388869&lt;/accession-num&gt;&lt;urls&gt;&lt;related-urls&gt;&lt;url&gt;https://www.ncbi.nlm.nih.gov/pubmed/31388869&lt;/url&gt;&lt;/related-urls&gt;&lt;/urls&gt;&lt;custom2&gt;PMC7005098&lt;/custom2&gt;&lt;electronic-resource-num&gt;10.1007/s10237-019-01209-2&lt;/electronic-resource-num&gt;&lt;/record&gt;&lt;/Cite&gt;&lt;/EndNote&gt;</w:instrText>
      </w:r>
      <w:r w:rsidR="006241C5" w:rsidRPr="00032CB1">
        <w:rPr>
          <w:rFonts w:asciiTheme="minorBidi" w:hAnsiTheme="minorBidi"/>
          <w:sz w:val="22"/>
          <w:szCs w:val="22"/>
        </w:rPr>
        <w:fldChar w:fldCharType="separate"/>
      </w:r>
      <w:r w:rsidR="00094D31">
        <w:rPr>
          <w:rFonts w:asciiTheme="minorBidi" w:hAnsiTheme="minorBidi"/>
          <w:noProof/>
          <w:sz w:val="22"/>
          <w:szCs w:val="22"/>
        </w:rPr>
        <w:t>(18)</w:t>
      </w:r>
      <w:r w:rsidR="006241C5" w:rsidRPr="00032CB1">
        <w:rPr>
          <w:rFonts w:asciiTheme="minorBidi" w:hAnsiTheme="minorBidi"/>
          <w:sz w:val="22"/>
          <w:szCs w:val="22"/>
        </w:rPr>
        <w:fldChar w:fldCharType="end"/>
      </w:r>
      <w:r w:rsidR="006241C5" w:rsidRPr="00032CB1">
        <w:rPr>
          <w:rFonts w:asciiTheme="minorBidi" w:hAnsiTheme="minorBidi"/>
          <w:sz w:val="22"/>
          <w:szCs w:val="22"/>
        </w:rPr>
        <w:t xml:space="preserve"> </w:t>
      </w:r>
      <w:r w:rsidR="00CB6601" w:rsidRPr="00032CB1">
        <w:rPr>
          <w:rFonts w:asciiTheme="minorBidi" w:hAnsiTheme="minorBidi"/>
          <w:sz w:val="22"/>
          <w:szCs w:val="22"/>
        </w:rPr>
        <w:t xml:space="preserve">model </w:t>
      </w:r>
      <w:r w:rsidR="000839DE" w:rsidRPr="00032CB1">
        <w:rPr>
          <w:rFonts w:asciiTheme="minorBidi" w:hAnsiTheme="minorBidi"/>
          <w:sz w:val="22"/>
          <w:szCs w:val="22"/>
        </w:rPr>
        <w:t xml:space="preserve">predicted </w:t>
      </w:r>
      <w:r w:rsidR="00677B61" w:rsidRPr="00032CB1">
        <w:rPr>
          <w:rFonts w:asciiTheme="minorBidi" w:hAnsiTheme="minorBidi"/>
          <w:sz w:val="22"/>
          <w:szCs w:val="22"/>
        </w:rPr>
        <w:t xml:space="preserve">a  </w:t>
      </w:r>
      <w:r w:rsidR="00B54B2A" w:rsidRPr="00032CB1">
        <w:rPr>
          <w:rFonts w:asciiTheme="minorBidi" w:hAnsiTheme="minorBidi"/>
          <w:sz w:val="22"/>
          <w:szCs w:val="22"/>
        </w:rPr>
        <w:t xml:space="preserve">20% to 40% </w:t>
      </w:r>
      <w:r w:rsidR="00677B61" w:rsidRPr="00032CB1">
        <w:rPr>
          <w:rFonts w:asciiTheme="minorBidi" w:hAnsiTheme="minorBidi"/>
          <w:sz w:val="22"/>
          <w:szCs w:val="22"/>
        </w:rPr>
        <w:t xml:space="preserve">reduction </w:t>
      </w:r>
      <w:r w:rsidR="009052AC" w:rsidRPr="00032CB1">
        <w:rPr>
          <w:rFonts w:asciiTheme="minorBidi" w:hAnsiTheme="minorBidi"/>
          <w:sz w:val="22"/>
          <w:szCs w:val="22"/>
        </w:rPr>
        <w:t xml:space="preserve">in mean arterial pressure and cardiac output </w:t>
      </w:r>
      <w:r w:rsidR="001A2CEB" w:rsidRPr="00032CB1">
        <w:rPr>
          <w:rFonts w:asciiTheme="minorBidi" w:hAnsiTheme="minorBidi"/>
          <w:sz w:val="22"/>
          <w:szCs w:val="22"/>
        </w:rPr>
        <w:t xml:space="preserve">in response to </w:t>
      </w:r>
      <w:r w:rsidR="000B4396" w:rsidRPr="00032CB1">
        <w:rPr>
          <w:rFonts w:asciiTheme="minorBidi" w:hAnsiTheme="minorBidi"/>
          <w:sz w:val="22"/>
          <w:szCs w:val="22"/>
        </w:rPr>
        <w:t xml:space="preserve">aortic stenosis, aortic regurgitation, and mitral regurgitation. </w:t>
      </w:r>
      <w:r w:rsidR="00B9021D" w:rsidRPr="00032CB1">
        <w:rPr>
          <w:rFonts w:asciiTheme="minorBidi" w:hAnsiTheme="minorBidi"/>
          <w:sz w:val="22"/>
          <w:szCs w:val="22"/>
        </w:rPr>
        <w:t xml:space="preserve">Also, </w:t>
      </w:r>
      <w:r w:rsidR="00DB0D67" w:rsidRPr="00032CB1">
        <w:rPr>
          <w:rFonts w:asciiTheme="minorBidi" w:hAnsiTheme="minorBidi"/>
          <w:sz w:val="22"/>
          <w:szCs w:val="22"/>
        </w:rPr>
        <w:t>Ker</w:t>
      </w:r>
      <w:r w:rsidR="00B9021D" w:rsidRPr="00032CB1">
        <w:rPr>
          <w:rFonts w:asciiTheme="minorBidi" w:hAnsiTheme="minorBidi"/>
          <w:sz w:val="22"/>
          <w:szCs w:val="22"/>
        </w:rPr>
        <w:t xml:space="preserve">ckhoffs et al. </w:t>
      </w:r>
      <w:r w:rsidR="00DB0D67" w:rsidRPr="00032CB1">
        <w:rPr>
          <w:rFonts w:asciiTheme="minorBidi" w:hAnsiTheme="minorBidi"/>
          <w:sz w:val="22"/>
          <w:szCs w:val="22"/>
        </w:rPr>
        <w:fldChar w:fldCharType="begin"/>
      </w:r>
      <w:r w:rsidR="00094D31">
        <w:rPr>
          <w:rFonts w:asciiTheme="minorBidi" w:hAnsiTheme="minorBidi"/>
          <w:sz w:val="22"/>
          <w:szCs w:val="22"/>
        </w:rPr>
        <w:instrText xml:space="preserve"> ADDIN EN.CITE &lt;EndNote&gt;&lt;Cite&gt;&lt;Author&gt;Kerckhoffs&lt;/Author&gt;&lt;Year&gt;2012&lt;/Year&gt;&lt;RecNum&gt;4&lt;/RecNum&gt;&lt;DisplayText&gt;(9)&lt;/DisplayText&gt;&lt;record&gt;&lt;rec-number&gt;4&lt;/rec-number&gt;&lt;foreign-keys&gt;&lt;key app="EN" db-id="9rxfwr5p1pszwee29srxx9d1zz9v0vrxtwp0" timestamp="1610748746"&gt;4&lt;/key&gt;&lt;/foreign-keys&gt;&lt;ref-type name="Journal Article"&gt;17&lt;/ref-type&gt;&lt;contributors&gt;&lt;authors&gt;&lt;author&gt;Kerckhoffs, R. C.&lt;/author&gt;&lt;author&gt;Omens, J.&lt;/author&gt;&lt;author&gt;McCulloch, A. D.&lt;/author&gt;&lt;/authors&gt;&lt;/contributors&gt;&lt;auth-address&gt;Department of Bioengineering, Institute of Engineering in Medicine, University of California, San Diego, La Jolla, CA 92093-0412, USA.&lt;/auth-address&gt;&lt;titles&gt;&lt;title&gt;A single strain-based growth law predicts concentric and eccentric cardiac growth during pressure and volume overload&lt;/title&gt;&lt;secondary-title&gt;Mech Res Commun&lt;/secondary-title&gt;&lt;/titles&gt;&lt;periodical&gt;&lt;full-title&gt;Mech Res Commun&lt;/full-title&gt;&lt;/periodical&gt;&lt;pages&gt;40-50&lt;/pages&gt;&lt;volume&gt;42&lt;/volume&gt;&lt;edition&gt;2012/05/29&lt;/edition&gt;&lt;dates&gt;&lt;year&gt;2012&lt;/year&gt;&lt;pub-dates&gt;&lt;date&gt;Jun 1&lt;/date&gt;&lt;/pub-dates&gt;&lt;/dates&gt;&lt;isbn&gt;0093-6413 (Print)&amp;#xD;0093-6413 (Linking)&lt;/isbn&gt;&lt;accession-num&gt;22639476&lt;/accession-num&gt;&lt;urls&gt;&lt;related-urls&gt;&lt;url&gt;https://www.ncbi.nlm.nih.gov/pubmed/22639476&lt;/url&gt;&lt;/related-urls&gt;&lt;/urls&gt;&lt;custom2&gt;PMC3358801&lt;/custom2&gt;&lt;electronic-resource-num&gt;10.1016/j.mechrescom.2011.11.004&lt;/electronic-resource-num&gt;&lt;/record&gt;&lt;/Cite&gt;&lt;/EndNote&gt;</w:instrText>
      </w:r>
      <w:r w:rsidR="00DB0D67" w:rsidRPr="00032CB1">
        <w:rPr>
          <w:rFonts w:asciiTheme="minorBidi" w:hAnsiTheme="minorBidi"/>
          <w:sz w:val="22"/>
          <w:szCs w:val="22"/>
        </w:rPr>
        <w:fldChar w:fldCharType="separate"/>
      </w:r>
      <w:r w:rsidR="00094D31">
        <w:rPr>
          <w:rFonts w:asciiTheme="minorBidi" w:hAnsiTheme="minorBidi"/>
          <w:noProof/>
          <w:sz w:val="22"/>
          <w:szCs w:val="22"/>
        </w:rPr>
        <w:t>(9)</w:t>
      </w:r>
      <w:r w:rsidR="00DB0D67" w:rsidRPr="00032CB1">
        <w:rPr>
          <w:rFonts w:asciiTheme="minorBidi" w:hAnsiTheme="minorBidi"/>
          <w:sz w:val="22"/>
          <w:szCs w:val="22"/>
        </w:rPr>
        <w:fldChar w:fldCharType="end"/>
      </w:r>
      <w:r w:rsidR="00CC69D7" w:rsidRPr="00032CB1">
        <w:rPr>
          <w:rFonts w:asciiTheme="minorBidi" w:hAnsiTheme="minorBidi"/>
          <w:sz w:val="22"/>
          <w:szCs w:val="22"/>
        </w:rPr>
        <w:t xml:space="preserve"> </w:t>
      </w:r>
      <w:r w:rsidR="00B9021D" w:rsidRPr="00032CB1">
        <w:rPr>
          <w:rFonts w:asciiTheme="minorBidi" w:hAnsiTheme="minorBidi"/>
          <w:sz w:val="22"/>
          <w:szCs w:val="22"/>
        </w:rPr>
        <w:t xml:space="preserve">reported a mismatch between the calculated peak </w:t>
      </w:r>
      <w:r w:rsidR="00CC5B6C" w:rsidRPr="00032CB1">
        <w:rPr>
          <w:rFonts w:asciiTheme="minorBidi" w:hAnsiTheme="minorBidi"/>
          <w:sz w:val="22"/>
          <w:szCs w:val="22"/>
        </w:rPr>
        <w:t>LV cavity</w:t>
      </w:r>
      <w:r w:rsidR="00B9021D" w:rsidRPr="00032CB1">
        <w:rPr>
          <w:rFonts w:asciiTheme="minorBidi" w:hAnsiTheme="minorBidi"/>
          <w:sz w:val="22"/>
          <w:szCs w:val="22"/>
        </w:rPr>
        <w:t xml:space="preserve"> pressure </w:t>
      </w:r>
      <w:r w:rsidR="00CC5B6C" w:rsidRPr="00032CB1">
        <w:rPr>
          <w:rFonts w:asciiTheme="minorBidi" w:hAnsiTheme="minorBidi"/>
          <w:sz w:val="22"/>
          <w:szCs w:val="22"/>
        </w:rPr>
        <w:t xml:space="preserve">and </w:t>
      </w:r>
      <w:r w:rsidR="00172FE8">
        <w:rPr>
          <w:rFonts w:asciiTheme="minorBidi" w:hAnsiTheme="minorBidi"/>
          <w:sz w:val="22"/>
          <w:szCs w:val="22"/>
        </w:rPr>
        <w:t>that</w:t>
      </w:r>
      <w:r w:rsidR="00172FE8" w:rsidRPr="00032CB1">
        <w:rPr>
          <w:rFonts w:asciiTheme="minorBidi" w:hAnsiTheme="minorBidi"/>
          <w:sz w:val="22"/>
          <w:szCs w:val="22"/>
        </w:rPr>
        <w:t xml:space="preserve"> </w:t>
      </w:r>
      <w:r w:rsidR="00F95393" w:rsidRPr="00032CB1">
        <w:rPr>
          <w:rFonts w:asciiTheme="minorBidi" w:hAnsiTheme="minorBidi"/>
          <w:sz w:val="22"/>
          <w:szCs w:val="22"/>
        </w:rPr>
        <w:t>me</w:t>
      </w:r>
      <w:r w:rsidR="00BE30B4" w:rsidRPr="00032CB1">
        <w:rPr>
          <w:rFonts w:asciiTheme="minorBidi" w:hAnsiTheme="minorBidi"/>
          <w:sz w:val="22"/>
          <w:szCs w:val="22"/>
        </w:rPr>
        <w:t xml:space="preserve">asured </w:t>
      </w:r>
      <w:r w:rsidR="003A362B" w:rsidRPr="00032CB1">
        <w:rPr>
          <w:rFonts w:asciiTheme="minorBidi" w:hAnsiTheme="minorBidi"/>
          <w:sz w:val="22"/>
          <w:szCs w:val="22"/>
        </w:rPr>
        <w:t>in experiments</w:t>
      </w:r>
      <w:r w:rsidR="00172FE8">
        <w:rPr>
          <w:rFonts w:asciiTheme="minorBidi" w:hAnsiTheme="minorBidi"/>
          <w:sz w:val="22"/>
          <w:szCs w:val="22"/>
        </w:rPr>
        <w:t>,</w:t>
      </w:r>
      <w:r w:rsidR="003A362B" w:rsidRPr="00032CB1">
        <w:rPr>
          <w:rFonts w:asciiTheme="minorBidi" w:hAnsiTheme="minorBidi"/>
          <w:sz w:val="22"/>
          <w:szCs w:val="22"/>
        </w:rPr>
        <w:t xml:space="preserve"> </w:t>
      </w:r>
      <w:r w:rsidR="00B63D3A" w:rsidRPr="00032CB1">
        <w:rPr>
          <w:rFonts w:asciiTheme="minorBidi" w:hAnsiTheme="minorBidi"/>
          <w:sz w:val="22"/>
          <w:szCs w:val="22"/>
        </w:rPr>
        <w:t xml:space="preserve">and </w:t>
      </w:r>
      <w:r w:rsidR="00172FE8">
        <w:rPr>
          <w:rFonts w:asciiTheme="minorBidi" w:hAnsiTheme="minorBidi"/>
          <w:sz w:val="22"/>
          <w:szCs w:val="22"/>
        </w:rPr>
        <w:t>posited</w:t>
      </w:r>
      <w:r w:rsidR="00172FE8" w:rsidRPr="00032CB1">
        <w:rPr>
          <w:rFonts w:asciiTheme="minorBidi" w:hAnsiTheme="minorBidi"/>
          <w:sz w:val="22"/>
          <w:szCs w:val="22"/>
        </w:rPr>
        <w:t xml:space="preserve"> </w:t>
      </w:r>
      <w:r w:rsidR="0059482D" w:rsidRPr="00032CB1">
        <w:rPr>
          <w:rFonts w:asciiTheme="minorBidi" w:hAnsiTheme="minorBidi"/>
          <w:sz w:val="22"/>
          <w:szCs w:val="22"/>
        </w:rPr>
        <w:t>that</w:t>
      </w:r>
      <w:r w:rsidR="00B63D3A" w:rsidRPr="00032CB1">
        <w:rPr>
          <w:rFonts w:asciiTheme="minorBidi" w:hAnsiTheme="minorBidi"/>
          <w:sz w:val="22"/>
          <w:szCs w:val="22"/>
        </w:rPr>
        <w:t xml:space="preserve"> </w:t>
      </w:r>
      <w:r w:rsidR="00172FE8">
        <w:rPr>
          <w:rFonts w:asciiTheme="minorBidi" w:hAnsiTheme="minorBidi"/>
          <w:sz w:val="22"/>
          <w:szCs w:val="22"/>
        </w:rPr>
        <w:t xml:space="preserve">it </w:t>
      </w:r>
      <w:r w:rsidR="003A362B" w:rsidRPr="00032CB1">
        <w:rPr>
          <w:rFonts w:asciiTheme="minorBidi" w:hAnsiTheme="minorBidi"/>
          <w:sz w:val="22"/>
          <w:szCs w:val="22"/>
        </w:rPr>
        <w:t>could be due to</w:t>
      </w:r>
      <w:r w:rsidR="00172FE8">
        <w:rPr>
          <w:rFonts w:asciiTheme="minorBidi" w:hAnsiTheme="minorBidi"/>
          <w:sz w:val="22"/>
          <w:szCs w:val="22"/>
        </w:rPr>
        <w:t xml:space="preserve"> the</w:t>
      </w:r>
      <w:r w:rsidR="003A362B" w:rsidRPr="00032CB1">
        <w:rPr>
          <w:rFonts w:asciiTheme="minorBidi" w:hAnsiTheme="minorBidi"/>
          <w:sz w:val="22"/>
          <w:szCs w:val="22"/>
        </w:rPr>
        <w:t xml:space="preserve"> </w:t>
      </w:r>
      <w:r w:rsidR="0059482D" w:rsidRPr="00032CB1">
        <w:rPr>
          <w:rFonts w:asciiTheme="minorBidi" w:hAnsiTheme="minorBidi"/>
          <w:sz w:val="22"/>
          <w:szCs w:val="22"/>
        </w:rPr>
        <w:t>absence</w:t>
      </w:r>
      <w:r w:rsidR="003A362B" w:rsidRPr="00032CB1">
        <w:rPr>
          <w:rFonts w:asciiTheme="minorBidi" w:hAnsiTheme="minorBidi"/>
          <w:sz w:val="22"/>
          <w:szCs w:val="22"/>
        </w:rPr>
        <w:t xml:space="preserve"> of </w:t>
      </w:r>
      <w:r w:rsidR="004102AC" w:rsidRPr="00032CB1">
        <w:rPr>
          <w:rFonts w:asciiTheme="minorBidi" w:hAnsiTheme="minorBidi"/>
          <w:sz w:val="22"/>
          <w:szCs w:val="22"/>
        </w:rPr>
        <w:t>fast baroreflex responses in their model.</w:t>
      </w:r>
      <w:r w:rsidR="00B2447C" w:rsidRPr="00032CB1">
        <w:rPr>
          <w:rFonts w:asciiTheme="minorBidi" w:hAnsiTheme="minorBidi"/>
          <w:sz w:val="22"/>
          <w:szCs w:val="22"/>
        </w:rPr>
        <w:t xml:space="preserve"> </w:t>
      </w:r>
      <w:r w:rsidR="00871395" w:rsidRPr="00032CB1">
        <w:rPr>
          <w:rFonts w:asciiTheme="minorBidi" w:hAnsiTheme="minorBidi"/>
          <w:sz w:val="22"/>
          <w:szCs w:val="22"/>
        </w:rPr>
        <w:t>Rondanina</w:t>
      </w:r>
      <w:r w:rsidR="00954EC9" w:rsidRPr="00032CB1">
        <w:rPr>
          <w:rFonts w:asciiTheme="minorBidi" w:hAnsiTheme="minorBidi"/>
          <w:sz w:val="22"/>
          <w:szCs w:val="22"/>
        </w:rPr>
        <w:t xml:space="preserve"> </w:t>
      </w:r>
      <w:r w:rsidR="00E40E42">
        <w:rPr>
          <w:rFonts w:asciiTheme="minorBidi" w:hAnsiTheme="minorBidi"/>
          <w:sz w:val="22"/>
          <w:szCs w:val="22"/>
        </w:rPr>
        <w:t>et al.</w:t>
      </w:r>
      <w:r w:rsidR="00525908" w:rsidRPr="00032CB1">
        <w:rPr>
          <w:rFonts w:asciiTheme="minorBidi" w:hAnsiTheme="minorBidi"/>
          <w:sz w:val="22"/>
          <w:szCs w:val="22"/>
        </w:rPr>
        <w:t xml:space="preserve"> </w:t>
      </w:r>
      <w:r w:rsidR="00506973" w:rsidRPr="00032CB1">
        <w:rPr>
          <w:rFonts w:asciiTheme="minorBidi" w:hAnsiTheme="minorBidi"/>
          <w:sz w:val="22"/>
          <w:szCs w:val="22"/>
        </w:rPr>
        <w:fldChar w:fldCharType="begin"/>
      </w:r>
      <w:r w:rsidR="00094D31">
        <w:rPr>
          <w:rFonts w:asciiTheme="minorBidi" w:hAnsiTheme="minorBidi"/>
          <w:sz w:val="22"/>
          <w:szCs w:val="22"/>
        </w:rPr>
        <w:instrText xml:space="preserve"> ADDIN EN.CITE &lt;EndNote&gt;&lt;Cite&gt;&lt;Author&gt;Rondanina&lt;/Author&gt;&lt;Year&gt;2020&lt;/Year&gt;&lt;RecNum&gt;9&lt;/RecNum&gt;&lt;DisplayText&gt;(26)&lt;/DisplayText&gt;&lt;record&gt;&lt;rec-number&gt;9&lt;/rec-number&gt;&lt;foreign-keys&gt;&lt;key app="EN" db-id="9rxfwr5p1pszwee29srxx9d1zz9v0vrxtwp0" timestamp="1610765927"&gt;9&lt;/key&gt;&lt;/foreign-keys&gt;&lt;ref-type name="Journal Article"&gt;17&lt;/ref-type&gt;&lt;contributors&gt;&lt;authors&gt;&lt;author&gt;Rondanina, E.&lt;/author&gt;&lt;author&gt;Bovendeerd, P. H. M.&lt;/author&gt;&lt;/authors&gt;&lt;/contributors&gt;&lt;auth-address&gt;Technische Universiteit Eindhoven, PO Box 513, 5600 MB, Eindhoven, The Netherlands. e.rondanina@tue.nl.&amp;#xD;Technische Universiteit Eindhoven, PO Box 513, 5600 MB, Eindhoven, The Netherlands.&lt;/auth-address&gt;&lt;titles&gt;&lt;title&gt;Stimulus-effect relations for left ventricular growth obtained with a simple multi-scale model: the influence of hemodynamic feedback&lt;/title&gt;&lt;secondary-title&gt;Biomech Model Mechanobiol&lt;/secondary-title&gt;&lt;/titles&gt;&lt;periodical&gt;&lt;full-title&gt;Biomech Model Mechanobiol&lt;/full-title&gt;&lt;/periodical&gt;&lt;pages&gt;2111-2126&lt;/pages&gt;&lt;volume&gt;19&lt;/volume&gt;&lt;number&gt;6&lt;/number&gt;&lt;edition&gt;2020/05/03&lt;/edition&gt;&lt;keywords&gt;&lt;keyword&gt;Cardiac growth&lt;/keyword&gt;&lt;keyword&gt;Growth stimuli&lt;/keyword&gt;&lt;keyword&gt;Hemodynamic feedback&lt;/keyword&gt;&lt;keyword&gt;Left ventricle&lt;/keyword&gt;&lt;/keywords&gt;&lt;dates&gt;&lt;year&gt;2020&lt;/year&gt;&lt;pub-dates&gt;&lt;date&gt;Dec&lt;/date&gt;&lt;/pub-dates&gt;&lt;/dates&gt;&lt;isbn&gt;1617-7940 (Electronic)&amp;#xD;1617-7940 (Linking)&lt;/isbn&gt;&lt;accession-num&gt;32358671&lt;/accession-num&gt;&lt;urls&gt;&lt;related-urls&gt;&lt;url&gt;https://www.ncbi.nlm.nih.gov/pubmed/32358671&lt;/url&gt;&lt;/related-urls&gt;&lt;/urls&gt;&lt;custom2&gt;PMC7603455&lt;/custom2&gt;&lt;electronic-resource-num&gt;10.1007/s10237-020-01327-2&lt;/electronic-resource-num&gt;&lt;/record&gt;&lt;/Cite&gt;&lt;/EndNote&gt;</w:instrText>
      </w:r>
      <w:r w:rsidR="00506973" w:rsidRPr="00032CB1">
        <w:rPr>
          <w:rFonts w:asciiTheme="minorBidi" w:hAnsiTheme="minorBidi"/>
          <w:sz w:val="22"/>
          <w:szCs w:val="22"/>
        </w:rPr>
        <w:fldChar w:fldCharType="separate"/>
      </w:r>
      <w:r w:rsidR="00094D31">
        <w:rPr>
          <w:rFonts w:asciiTheme="minorBidi" w:hAnsiTheme="minorBidi"/>
          <w:noProof/>
          <w:sz w:val="22"/>
          <w:szCs w:val="22"/>
        </w:rPr>
        <w:t>(26)</w:t>
      </w:r>
      <w:r w:rsidR="00506973" w:rsidRPr="00032CB1">
        <w:rPr>
          <w:rFonts w:asciiTheme="minorBidi" w:hAnsiTheme="minorBidi"/>
          <w:sz w:val="22"/>
          <w:szCs w:val="22"/>
        </w:rPr>
        <w:fldChar w:fldCharType="end"/>
      </w:r>
      <w:r w:rsidR="00506973" w:rsidRPr="00032CB1">
        <w:rPr>
          <w:rFonts w:asciiTheme="minorBidi" w:hAnsiTheme="minorBidi"/>
          <w:sz w:val="22"/>
          <w:szCs w:val="22"/>
        </w:rPr>
        <w:t xml:space="preserve"> recently </w:t>
      </w:r>
      <w:r w:rsidR="00882B59" w:rsidRPr="00032CB1">
        <w:rPr>
          <w:rFonts w:asciiTheme="minorBidi" w:hAnsiTheme="minorBidi"/>
          <w:sz w:val="22"/>
          <w:szCs w:val="22"/>
        </w:rPr>
        <w:t xml:space="preserve">investigated the influence of </w:t>
      </w:r>
      <w:r w:rsidR="00A5677E">
        <w:rPr>
          <w:rFonts w:asciiTheme="minorBidi" w:hAnsiTheme="minorBidi"/>
          <w:sz w:val="22"/>
          <w:szCs w:val="22"/>
        </w:rPr>
        <w:t xml:space="preserve">a </w:t>
      </w:r>
      <w:r w:rsidR="00882B59" w:rsidRPr="00032CB1">
        <w:rPr>
          <w:rFonts w:asciiTheme="minorBidi" w:hAnsiTheme="minorBidi"/>
          <w:sz w:val="22"/>
          <w:szCs w:val="22"/>
        </w:rPr>
        <w:t xml:space="preserve">hemodynamic feedback loop on </w:t>
      </w:r>
      <w:r w:rsidR="008A6D62" w:rsidRPr="00032CB1">
        <w:rPr>
          <w:rFonts w:asciiTheme="minorBidi" w:hAnsiTheme="minorBidi"/>
          <w:sz w:val="22"/>
          <w:szCs w:val="22"/>
        </w:rPr>
        <w:t xml:space="preserve">the </w:t>
      </w:r>
      <w:r w:rsidR="00763891" w:rsidRPr="00032CB1">
        <w:rPr>
          <w:rFonts w:asciiTheme="minorBidi" w:hAnsiTheme="minorBidi"/>
          <w:sz w:val="22"/>
          <w:szCs w:val="22"/>
        </w:rPr>
        <w:t>mechanical growth stimuli</w:t>
      </w:r>
      <w:r w:rsidR="00C86BCB" w:rsidRPr="00032CB1">
        <w:rPr>
          <w:rFonts w:asciiTheme="minorBidi" w:hAnsiTheme="minorBidi"/>
          <w:sz w:val="22"/>
          <w:szCs w:val="22"/>
        </w:rPr>
        <w:t>.</w:t>
      </w:r>
      <w:r w:rsidR="00763891" w:rsidRPr="00032CB1">
        <w:rPr>
          <w:rFonts w:asciiTheme="minorBidi" w:hAnsiTheme="minorBidi"/>
          <w:sz w:val="22"/>
          <w:szCs w:val="22"/>
        </w:rPr>
        <w:t xml:space="preserve"> </w:t>
      </w:r>
      <w:r w:rsidR="00C86BCB" w:rsidRPr="00032CB1">
        <w:rPr>
          <w:rFonts w:asciiTheme="minorBidi" w:hAnsiTheme="minorBidi"/>
          <w:sz w:val="22"/>
          <w:szCs w:val="22"/>
        </w:rPr>
        <w:t>They</w:t>
      </w:r>
      <w:r w:rsidR="00763891" w:rsidRPr="00032CB1">
        <w:rPr>
          <w:rFonts w:asciiTheme="minorBidi" w:hAnsiTheme="minorBidi"/>
          <w:sz w:val="22"/>
          <w:szCs w:val="22"/>
        </w:rPr>
        <w:t xml:space="preserve"> suggested using </w:t>
      </w:r>
      <w:r w:rsidR="00A573A9" w:rsidRPr="00032CB1">
        <w:rPr>
          <w:rFonts w:asciiTheme="minorBidi" w:hAnsiTheme="minorBidi"/>
          <w:sz w:val="22"/>
          <w:szCs w:val="22"/>
        </w:rPr>
        <w:t xml:space="preserve">a mixed stress-strain growth model </w:t>
      </w:r>
      <w:r w:rsidR="00A5677E">
        <w:rPr>
          <w:rFonts w:asciiTheme="minorBidi" w:hAnsiTheme="minorBidi"/>
          <w:sz w:val="22"/>
          <w:szCs w:val="22"/>
        </w:rPr>
        <w:t>in conjunction with</w:t>
      </w:r>
      <w:r w:rsidR="00A5677E" w:rsidRPr="00032CB1">
        <w:rPr>
          <w:rFonts w:asciiTheme="minorBidi" w:hAnsiTheme="minorBidi"/>
          <w:sz w:val="22"/>
          <w:szCs w:val="22"/>
        </w:rPr>
        <w:t xml:space="preserve"> </w:t>
      </w:r>
      <w:r w:rsidR="00FF557B" w:rsidRPr="00032CB1">
        <w:rPr>
          <w:rFonts w:asciiTheme="minorBidi" w:hAnsiTheme="minorBidi"/>
          <w:sz w:val="22"/>
          <w:szCs w:val="22"/>
        </w:rPr>
        <w:t xml:space="preserve">a </w:t>
      </w:r>
      <w:r w:rsidR="00B33488" w:rsidRPr="00032CB1">
        <w:rPr>
          <w:rFonts w:asciiTheme="minorBidi" w:hAnsiTheme="minorBidi"/>
          <w:sz w:val="22"/>
          <w:szCs w:val="22"/>
        </w:rPr>
        <w:t xml:space="preserve">model of hemodynamic feedback to capture more realistic cardiac growth </w:t>
      </w:r>
      <w:r w:rsidR="007D17B6" w:rsidRPr="00032CB1">
        <w:rPr>
          <w:rFonts w:asciiTheme="minorBidi" w:hAnsiTheme="minorBidi"/>
          <w:sz w:val="22"/>
          <w:szCs w:val="22"/>
        </w:rPr>
        <w:t xml:space="preserve">and preserved cardiac pump function. </w:t>
      </w:r>
      <w:r w:rsidR="00B33488" w:rsidRPr="00032CB1">
        <w:rPr>
          <w:rFonts w:asciiTheme="minorBidi" w:hAnsiTheme="minorBidi"/>
          <w:sz w:val="22"/>
          <w:szCs w:val="22"/>
        </w:rPr>
        <w:t xml:space="preserve"> </w:t>
      </w:r>
    </w:p>
    <w:p w14:paraId="237B19F5" w14:textId="1FE5DBAA" w:rsidR="00203A46" w:rsidRPr="00032CB1" w:rsidRDefault="001D422D" w:rsidP="00D575D7">
      <w:pPr>
        <w:spacing w:line="276" w:lineRule="auto"/>
        <w:ind w:firstLine="720"/>
        <w:jc w:val="both"/>
        <w:rPr>
          <w:rFonts w:asciiTheme="minorBidi" w:hAnsiTheme="minorBidi"/>
          <w:sz w:val="22"/>
          <w:szCs w:val="22"/>
        </w:rPr>
      </w:pPr>
      <w:r w:rsidRPr="00032CB1">
        <w:rPr>
          <w:rFonts w:asciiTheme="minorBidi" w:hAnsiTheme="minorBidi"/>
          <w:sz w:val="22"/>
          <w:szCs w:val="22"/>
        </w:rPr>
        <w:t xml:space="preserve">Furthermore, </w:t>
      </w:r>
      <w:r w:rsidR="00A5677E">
        <w:rPr>
          <w:rFonts w:asciiTheme="minorBidi" w:hAnsiTheme="minorBidi"/>
          <w:sz w:val="22"/>
          <w:szCs w:val="22"/>
        </w:rPr>
        <w:t xml:space="preserve">many </w:t>
      </w:r>
      <w:r w:rsidR="00B0611F" w:rsidRPr="00032CB1">
        <w:rPr>
          <w:rFonts w:asciiTheme="minorBidi" w:hAnsiTheme="minorBidi"/>
          <w:sz w:val="22"/>
          <w:szCs w:val="22"/>
        </w:rPr>
        <w:t xml:space="preserve">current models have </w:t>
      </w:r>
      <w:r w:rsidR="00A5677E">
        <w:rPr>
          <w:rFonts w:asciiTheme="minorBidi" w:hAnsiTheme="minorBidi"/>
          <w:sz w:val="22"/>
          <w:szCs w:val="22"/>
        </w:rPr>
        <w:t>shown deficiencies</w:t>
      </w:r>
      <w:r w:rsidR="00B0611F" w:rsidRPr="00032CB1">
        <w:rPr>
          <w:rFonts w:asciiTheme="minorBidi" w:hAnsiTheme="minorBidi"/>
          <w:sz w:val="22"/>
          <w:szCs w:val="22"/>
        </w:rPr>
        <w:t xml:space="preserve"> in </w:t>
      </w:r>
      <w:r w:rsidR="002171E8" w:rsidRPr="00032CB1">
        <w:rPr>
          <w:rFonts w:asciiTheme="minorBidi" w:hAnsiTheme="minorBidi"/>
          <w:sz w:val="22"/>
          <w:szCs w:val="22"/>
        </w:rPr>
        <w:t>simulating</w:t>
      </w:r>
      <w:r w:rsidR="00B0611F" w:rsidRPr="00032CB1">
        <w:rPr>
          <w:rFonts w:asciiTheme="minorBidi" w:hAnsiTheme="minorBidi"/>
          <w:sz w:val="22"/>
          <w:szCs w:val="22"/>
        </w:rPr>
        <w:t xml:space="preserve"> reverse growth </w:t>
      </w:r>
      <w:r w:rsidR="0082390A" w:rsidRPr="00032CB1">
        <w:rPr>
          <w:rFonts w:asciiTheme="minorBidi" w:hAnsiTheme="minorBidi"/>
          <w:sz w:val="22"/>
          <w:szCs w:val="22"/>
        </w:rPr>
        <w:t xml:space="preserve">due to </w:t>
      </w:r>
      <w:r w:rsidR="00C40C99" w:rsidRPr="00032CB1">
        <w:rPr>
          <w:rFonts w:asciiTheme="minorBidi" w:hAnsiTheme="minorBidi"/>
          <w:sz w:val="22"/>
          <w:szCs w:val="22"/>
        </w:rPr>
        <w:t>unloading of the ventricle</w:t>
      </w:r>
      <w:r w:rsidR="007F3D7C" w:rsidRPr="00032CB1">
        <w:rPr>
          <w:rFonts w:asciiTheme="minorBidi" w:hAnsiTheme="minorBidi"/>
          <w:sz w:val="22"/>
          <w:szCs w:val="22"/>
        </w:rPr>
        <w:t xml:space="preserve">. </w:t>
      </w:r>
      <w:r w:rsidR="00333D81" w:rsidRPr="00032CB1">
        <w:rPr>
          <w:rFonts w:asciiTheme="minorBidi" w:hAnsiTheme="minorBidi"/>
          <w:sz w:val="22"/>
          <w:szCs w:val="22"/>
        </w:rPr>
        <w:t xml:space="preserve">Ventricular </w:t>
      </w:r>
      <w:r w:rsidR="00DB1C89" w:rsidRPr="00032CB1">
        <w:rPr>
          <w:rFonts w:asciiTheme="minorBidi" w:hAnsiTheme="minorBidi"/>
          <w:sz w:val="22"/>
          <w:szCs w:val="22"/>
        </w:rPr>
        <w:t xml:space="preserve">unloading </w:t>
      </w:r>
      <w:r w:rsidR="00680052" w:rsidRPr="00032CB1">
        <w:rPr>
          <w:rFonts w:asciiTheme="minorBidi" w:hAnsiTheme="minorBidi"/>
          <w:sz w:val="22"/>
          <w:szCs w:val="22"/>
        </w:rPr>
        <w:t xml:space="preserve">has been </w:t>
      </w:r>
      <w:r w:rsidR="00A5677E">
        <w:rPr>
          <w:rFonts w:asciiTheme="minorBidi" w:hAnsiTheme="minorBidi"/>
          <w:sz w:val="22"/>
          <w:szCs w:val="22"/>
        </w:rPr>
        <w:t>performed</w:t>
      </w:r>
      <w:r w:rsidR="00A5677E" w:rsidRPr="00032CB1">
        <w:rPr>
          <w:rFonts w:asciiTheme="minorBidi" w:hAnsiTheme="minorBidi"/>
          <w:sz w:val="22"/>
          <w:szCs w:val="22"/>
        </w:rPr>
        <w:t xml:space="preserve"> </w:t>
      </w:r>
      <w:r w:rsidR="00680052" w:rsidRPr="00032CB1">
        <w:rPr>
          <w:rFonts w:asciiTheme="minorBidi" w:hAnsiTheme="minorBidi"/>
          <w:sz w:val="22"/>
          <w:szCs w:val="22"/>
        </w:rPr>
        <w:t xml:space="preserve">in clinical </w:t>
      </w:r>
      <w:r w:rsidR="00A5677E">
        <w:rPr>
          <w:rFonts w:asciiTheme="minorBidi" w:hAnsiTheme="minorBidi"/>
          <w:sz w:val="22"/>
          <w:szCs w:val="22"/>
        </w:rPr>
        <w:t>settings</w:t>
      </w:r>
      <w:r w:rsidR="00A5677E" w:rsidRPr="00032CB1">
        <w:rPr>
          <w:rFonts w:asciiTheme="minorBidi" w:hAnsiTheme="minorBidi"/>
          <w:sz w:val="22"/>
          <w:szCs w:val="22"/>
        </w:rPr>
        <w:t xml:space="preserve"> </w:t>
      </w:r>
      <w:r w:rsidR="00A5677E">
        <w:rPr>
          <w:rFonts w:asciiTheme="minorBidi" w:hAnsiTheme="minorBidi"/>
          <w:sz w:val="22"/>
          <w:szCs w:val="22"/>
        </w:rPr>
        <w:t>for</w:t>
      </w:r>
      <w:r w:rsidR="00A5677E" w:rsidRPr="00032CB1">
        <w:rPr>
          <w:rFonts w:asciiTheme="minorBidi" w:hAnsiTheme="minorBidi"/>
          <w:sz w:val="22"/>
          <w:szCs w:val="22"/>
        </w:rPr>
        <w:t xml:space="preserve"> </w:t>
      </w:r>
      <w:r w:rsidR="00522996" w:rsidRPr="00032CB1">
        <w:rPr>
          <w:rFonts w:asciiTheme="minorBidi" w:hAnsiTheme="minorBidi"/>
          <w:sz w:val="22"/>
          <w:szCs w:val="22"/>
        </w:rPr>
        <w:t xml:space="preserve">different </w:t>
      </w:r>
      <w:r w:rsidR="00A5677E">
        <w:rPr>
          <w:rFonts w:asciiTheme="minorBidi" w:hAnsiTheme="minorBidi"/>
          <w:sz w:val="22"/>
          <w:szCs w:val="22"/>
        </w:rPr>
        <w:t>applications,</w:t>
      </w:r>
      <w:r w:rsidR="00A5677E" w:rsidRPr="00032CB1">
        <w:rPr>
          <w:rFonts w:asciiTheme="minorBidi" w:hAnsiTheme="minorBidi"/>
          <w:sz w:val="22"/>
          <w:szCs w:val="22"/>
        </w:rPr>
        <w:t xml:space="preserve"> </w:t>
      </w:r>
      <w:r w:rsidR="00C33898" w:rsidRPr="00032CB1">
        <w:rPr>
          <w:rFonts w:asciiTheme="minorBidi" w:hAnsiTheme="minorBidi"/>
          <w:sz w:val="22"/>
          <w:szCs w:val="22"/>
        </w:rPr>
        <w:t xml:space="preserve">including </w:t>
      </w:r>
      <w:r w:rsidR="00424987" w:rsidRPr="00032CB1">
        <w:rPr>
          <w:rFonts w:asciiTheme="minorBidi" w:hAnsiTheme="minorBidi"/>
          <w:sz w:val="22"/>
          <w:szCs w:val="22"/>
        </w:rPr>
        <w:t xml:space="preserve">mitral valve </w:t>
      </w:r>
      <w:r w:rsidR="00D123A3" w:rsidRPr="00032CB1">
        <w:rPr>
          <w:rFonts w:asciiTheme="minorBidi" w:hAnsiTheme="minorBidi"/>
          <w:sz w:val="22"/>
          <w:szCs w:val="22"/>
        </w:rPr>
        <w:fldChar w:fldCharType="begin">
          <w:fldData xml:space="preserve">PEVuZE5vdGU+PENpdGU+PEF1dGhvcj5BY2tlcjwvQXV0aG9yPjxZZWFyPjIwMTQ8L1llYXI+PFJl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</w:fldData>
        </w:fldChar>
      </w:r>
      <w:r w:rsidR="00094D31">
        <w:rPr>
          <w:rFonts w:asciiTheme="minorBidi" w:hAnsiTheme="minorBidi"/>
          <w:sz w:val="22"/>
          <w:szCs w:val="22"/>
        </w:rPr>
        <w:instrText xml:space="preserve"> ADDIN EN.CITE </w:instrText>
      </w:r>
      <w:r w:rsidR="00094D31">
        <w:rPr>
          <w:rFonts w:asciiTheme="minorBidi" w:hAnsiTheme="minorBidi"/>
          <w:sz w:val="22"/>
          <w:szCs w:val="22"/>
        </w:rPr>
        <w:fldChar w:fldCharType="begin">
          <w:fldData xml:space="preserve">PEVuZE5vdGU+PENpdGU+PEF1dGhvcj5BY2tlcjwvQXV0aG9yPjxZZWFyPjIwMTQ8L1llYXI+PFJl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</w:fldData>
        </w:fldChar>
      </w:r>
      <w:r w:rsidR="00094D31">
        <w:rPr>
          <w:rFonts w:asciiTheme="minorBidi" w:hAnsiTheme="minorBidi"/>
          <w:sz w:val="22"/>
          <w:szCs w:val="22"/>
        </w:rPr>
        <w:instrText xml:space="preserve"> ADDIN EN.CITE.DATA </w:instrText>
      </w:r>
      <w:r w:rsidR="00094D31">
        <w:rPr>
          <w:rFonts w:asciiTheme="minorBidi" w:hAnsiTheme="minorBidi"/>
          <w:sz w:val="22"/>
          <w:szCs w:val="22"/>
        </w:rPr>
      </w:r>
      <w:r w:rsidR="00094D31">
        <w:rPr>
          <w:rFonts w:asciiTheme="minorBidi" w:hAnsiTheme="minorBidi"/>
          <w:sz w:val="22"/>
          <w:szCs w:val="22"/>
        </w:rPr>
        <w:fldChar w:fldCharType="end"/>
      </w:r>
      <w:r w:rsidR="00D123A3" w:rsidRPr="00032CB1">
        <w:rPr>
          <w:rFonts w:asciiTheme="minorBidi" w:hAnsiTheme="minorBidi"/>
          <w:sz w:val="22"/>
          <w:szCs w:val="22"/>
        </w:rPr>
      </w:r>
      <w:r w:rsidR="00D123A3" w:rsidRPr="00032CB1">
        <w:rPr>
          <w:rFonts w:asciiTheme="minorBidi" w:hAnsiTheme="minorBidi"/>
          <w:sz w:val="22"/>
          <w:szCs w:val="22"/>
        </w:rPr>
        <w:fldChar w:fldCharType="separate"/>
      </w:r>
      <w:r w:rsidR="00094D31">
        <w:rPr>
          <w:rFonts w:asciiTheme="minorBidi" w:hAnsiTheme="minorBidi"/>
          <w:noProof/>
          <w:sz w:val="22"/>
          <w:szCs w:val="22"/>
        </w:rPr>
        <w:t>(27)</w:t>
      </w:r>
      <w:r w:rsidR="00D123A3" w:rsidRPr="00032CB1">
        <w:rPr>
          <w:rFonts w:asciiTheme="minorBidi" w:hAnsiTheme="minorBidi"/>
          <w:sz w:val="22"/>
          <w:szCs w:val="22"/>
        </w:rPr>
        <w:fldChar w:fldCharType="end"/>
      </w:r>
      <w:r w:rsidR="00D123A3" w:rsidRPr="00032CB1">
        <w:rPr>
          <w:rFonts w:asciiTheme="minorBidi" w:hAnsiTheme="minorBidi"/>
          <w:sz w:val="22"/>
          <w:szCs w:val="22"/>
        </w:rPr>
        <w:t xml:space="preserve"> and aortic valve </w:t>
      </w:r>
      <w:r w:rsidR="00E629B1" w:rsidRPr="00032CB1">
        <w:rPr>
          <w:rFonts w:asciiTheme="minorBidi" w:hAnsiTheme="minorBidi"/>
          <w:sz w:val="22"/>
          <w:szCs w:val="22"/>
        </w:rPr>
        <w:fldChar w:fldCharType="begin">
          <w:fldData xml:space="preserve">PEVuZE5vdGU+PENpdGU+PEF1dGhvcj5UcmVpYmVsPC9BdXRob3I+PFllYXI+MjAxODwvWWVhcj48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</w:fldData>
        </w:fldChar>
      </w:r>
      <w:r w:rsidR="00094D31">
        <w:rPr>
          <w:rFonts w:asciiTheme="minorBidi" w:hAnsiTheme="minorBidi"/>
          <w:sz w:val="22"/>
          <w:szCs w:val="22"/>
        </w:rPr>
        <w:instrText xml:space="preserve"> ADDIN EN.CITE </w:instrText>
      </w:r>
      <w:r w:rsidR="00094D31">
        <w:rPr>
          <w:rFonts w:asciiTheme="minorBidi" w:hAnsiTheme="minorBidi"/>
          <w:sz w:val="22"/>
          <w:szCs w:val="22"/>
        </w:rPr>
        <w:fldChar w:fldCharType="begin">
          <w:fldData xml:space="preserve">PEVuZE5vdGU+PENpdGU+PEF1dGhvcj5UcmVpYmVsPC9BdXRob3I+PFllYXI+MjAxODwvWWVhcj48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</w:fldData>
        </w:fldChar>
      </w:r>
      <w:r w:rsidR="00094D31">
        <w:rPr>
          <w:rFonts w:asciiTheme="minorBidi" w:hAnsiTheme="minorBidi"/>
          <w:sz w:val="22"/>
          <w:szCs w:val="22"/>
        </w:rPr>
        <w:instrText xml:space="preserve"> ADDIN EN.CITE.DATA </w:instrText>
      </w:r>
      <w:r w:rsidR="00094D31">
        <w:rPr>
          <w:rFonts w:asciiTheme="minorBidi" w:hAnsiTheme="minorBidi"/>
          <w:sz w:val="22"/>
          <w:szCs w:val="22"/>
        </w:rPr>
      </w:r>
      <w:r w:rsidR="00094D31">
        <w:rPr>
          <w:rFonts w:asciiTheme="minorBidi" w:hAnsiTheme="minorBidi"/>
          <w:sz w:val="22"/>
          <w:szCs w:val="22"/>
        </w:rPr>
        <w:fldChar w:fldCharType="end"/>
      </w:r>
      <w:r w:rsidR="00E629B1" w:rsidRPr="00032CB1">
        <w:rPr>
          <w:rFonts w:asciiTheme="minorBidi" w:hAnsiTheme="minorBidi"/>
          <w:sz w:val="22"/>
          <w:szCs w:val="22"/>
        </w:rPr>
      </w:r>
      <w:r w:rsidR="00E629B1" w:rsidRPr="00032CB1">
        <w:rPr>
          <w:rFonts w:asciiTheme="minorBidi" w:hAnsiTheme="minorBidi"/>
          <w:sz w:val="22"/>
          <w:szCs w:val="22"/>
        </w:rPr>
        <w:fldChar w:fldCharType="separate"/>
      </w:r>
      <w:r w:rsidR="00094D31">
        <w:rPr>
          <w:rFonts w:asciiTheme="minorBidi" w:hAnsiTheme="minorBidi"/>
          <w:noProof/>
          <w:sz w:val="22"/>
          <w:szCs w:val="22"/>
        </w:rPr>
        <w:t>(28)</w:t>
      </w:r>
      <w:r w:rsidR="00E629B1" w:rsidRPr="00032CB1">
        <w:rPr>
          <w:rFonts w:asciiTheme="minorBidi" w:hAnsiTheme="minorBidi"/>
          <w:sz w:val="22"/>
          <w:szCs w:val="22"/>
        </w:rPr>
        <w:fldChar w:fldCharType="end"/>
      </w:r>
      <w:r w:rsidR="00E629B1" w:rsidRPr="00032CB1">
        <w:rPr>
          <w:rFonts w:asciiTheme="minorBidi" w:hAnsiTheme="minorBidi"/>
          <w:sz w:val="22"/>
          <w:szCs w:val="22"/>
        </w:rPr>
        <w:t xml:space="preserve"> treatments. </w:t>
      </w:r>
      <w:r w:rsidR="00507952" w:rsidRPr="00032CB1">
        <w:rPr>
          <w:rFonts w:asciiTheme="minorBidi" w:hAnsiTheme="minorBidi"/>
          <w:sz w:val="22"/>
          <w:szCs w:val="22"/>
        </w:rPr>
        <w:t xml:space="preserve">Lee et al. </w:t>
      </w:r>
      <w:r w:rsidR="00B34363" w:rsidRPr="00032CB1">
        <w:rPr>
          <w:rFonts w:asciiTheme="minorBidi" w:hAnsiTheme="minorBidi"/>
          <w:sz w:val="22"/>
          <w:szCs w:val="22"/>
        </w:rPr>
        <w:fldChar w:fldCharType="begin"/>
      </w:r>
      <w:r w:rsidR="00094D31">
        <w:rPr>
          <w:rFonts w:asciiTheme="minorBidi" w:hAnsiTheme="minorBidi"/>
          <w:sz w:val="22"/>
          <w:szCs w:val="22"/>
        </w:rPr>
        <w:instrText xml:space="preserve"> ADDIN EN.CITE &lt;EndNote&gt;&lt;Cite&gt;&lt;Author&gt;Lee&lt;/Author&gt;&lt;Year&gt;2015&lt;/Year&gt;&lt;RecNum&gt;31&lt;/RecNum&gt;&lt;DisplayText&gt;(29)&lt;/DisplayText&gt;&lt;record&gt;&lt;rec-number&gt;31&lt;/rec-number&gt;&lt;foreign-keys&gt;&lt;key app="EN" db-id="9rxfwr5p1pszwee29srxx9d1zz9v0vrxtwp0" timestamp="1613052588"&gt;31&lt;/key&gt;&lt;/foreign-keys&gt;&lt;ref-type name="Journal Article"&gt;17&lt;/ref-type&gt;&lt;contributors&gt;&lt;authors&gt;&lt;author&gt;Lee, L. C.&lt;/author&gt;&lt;author&gt;Genet, M.&lt;/author&gt;&lt;author&gt;Acevedo-Bolton, G.&lt;/author&gt;&lt;author&gt;Ordovas, K.&lt;/author&gt;&lt;author&gt;Guccione, J. M.&lt;/author&gt;&lt;author&gt;Kuhl, E.&lt;/author&gt;&lt;/authors&gt;&lt;/contributors&gt;&lt;auth-address&gt;Department of Surgery, School of Medicine, University of California at San Francisco, San Francisco, CA, 94143, USA, likchuan@gmail.com.&lt;/auth-address&gt;&lt;titles&gt;&lt;title&gt;A computational model that predicts reverse growth in response to mechanical unloading&lt;/title&gt;&lt;secondary-title&gt;Biomech Model Mechanobiol&lt;/secondary-title&gt;&lt;/titles&gt;&lt;periodical&gt;&lt;full-title&gt;Biomech Model Mechanobiol&lt;/full-title&gt;&lt;/periodical&gt;&lt;pages&gt;217-29&lt;/pages&gt;&lt;volume&gt;14&lt;/volume&gt;&lt;number&gt;2&lt;/number&gt;&lt;edition&gt;2014/06/04&lt;/edition&gt;&lt;keywords&gt;&lt;keyword&gt;Biomechanical Phenomena&lt;/keyword&gt;&lt;keyword&gt;Elasticity&lt;/keyword&gt;&lt;keyword&gt;Heart Ventricles/anatomy &amp;amp; histology/*growth &amp;amp; development&lt;/keyword&gt;&lt;keyword&gt;Humans&lt;/keyword&gt;&lt;keyword&gt;*Models, Cardiovascular&lt;/keyword&gt;&lt;keyword&gt;Pressure&lt;/keyword&gt;&lt;keyword&gt;*Stress, Mechanical&lt;/keyword&gt;&lt;keyword&gt;Weight-Bearing&lt;/keyword&gt;&lt;/keywords&gt;&lt;dates&gt;&lt;year&gt;2015&lt;/year&gt;&lt;pub-dates&gt;&lt;date&gt;Apr&lt;/date&gt;&lt;/pub-dates&gt;&lt;/dates&gt;&lt;isbn&gt;1617-7940 (Electronic)&amp;#xD;1617-7940 (Linking)&lt;/isbn&gt;&lt;accession-num&gt;24888270&lt;/accession-num&gt;&lt;urls&gt;&lt;related-urls&gt;&lt;url&gt;https://www.ncbi.nlm.nih.gov/pubmed/24888270&lt;/url&gt;&lt;/related-urls&gt;&lt;/urls&gt;&lt;custom2&gt;PMC4254895&lt;/custom2&gt;&lt;electronic-resource-num&gt;10.1007/s10237-014-0598-0&lt;/electronic-resource-num&gt;&lt;/record&gt;&lt;/Cite&gt;&lt;/EndNote&gt;</w:instrText>
      </w:r>
      <w:r w:rsidR="00B34363" w:rsidRPr="00032CB1">
        <w:rPr>
          <w:rFonts w:asciiTheme="minorBidi" w:hAnsiTheme="minorBidi"/>
          <w:sz w:val="22"/>
          <w:szCs w:val="22"/>
        </w:rPr>
        <w:fldChar w:fldCharType="separate"/>
      </w:r>
      <w:r w:rsidR="00094D31">
        <w:rPr>
          <w:rFonts w:asciiTheme="minorBidi" w:hAnsiTheme="minorBidi"/>
          <w:noProof/>
          <w:sz w:val="22"/>
          <w:szCs w:val="22"/>
        </w:rPr>
        <w:t>(29)</w:t>
      </w:r>
      <w:r w:rsidR="00B34363" w:rsidRPr="00032CB1">
        <w:rPr>
          <w:rFonts w:asciiTheme="minorBidi" w:hAnsiTheme="minorBidi"/>
          <w:sz w:val="22"/>
          <w:szCs w:val="22"/>
        </w:rPr>
        <w:fldChar w:fldCharType="end"/>
      </w:r>
      <w:r w:rsidR="00B34363" w:rsidRPr="00032CB1">
        <w:rPr>
          <w:rFonts w:asciiTheme="minorBidi" w:hAnsiTheme="minorBidi"/>
          <w:sz w:val="22"/>
          <w:szCs w:val="22"/>
        </w:rPr>
        <w:t xml:space="preserve"> </w:t>
      </w:r>
      <w:r w:rsidR="00046EF5" w:rsidRPr="00032CB1">
        <w:rPr>
          <w:rFonts w:asciiTheme="minorBidi" w:hAnsiTheme="minorBidi"/>
          <w:sz w:val="22"/>
          <w:szCs w:val="22"/>
        </w:rPr>
        <w:t>improved</w:t>
      </w:r>
      <w:r w:rsidR="00343F1A" w:rsidRPr="00032CB1">
        <w:rPr>
          <w:rFonts w:asciiTheme="minorBidi" w:hAnsiTheme="minorBidi"/>
          <w:sz w:val="22"/>
          <w:szCs w:val="22"/>
        </w:rPr>
        <w:t xml:space="preserve"> the strain-driven growth law </w:t>
      </w:r>
      <w:r w:rsidR="00625B9B" w:rsidRPr="00032CB1">
        <w:rPr>
          <w:rFonts w:asciiTheme="minorBidi" w:hAnsiTheme="minorBidi"/>
          <w:sz w:val="22"/>
          <w:szCs w:val="22"/>
        </w:rPr>
        <w:t xml:space="preserve">proposed </w:t>
      </w:r>
      <w:r w:rsidR="00046EF5" w:rsidRPr="00032CB1">
        <w:rPr>
          <w:rFonts w:asciiTheme="minorBidi" w:hAnsiTheme="minorBidi"/>
          <w:sz w:val="22"/>
          <w:szCs w:val="22"/>
        </w:rPr>
        <w:t>by Goktepe</w:t>
      </w:r>
      <w:r w:rsidR="00402AC1" w:rsidRPr="00032CB1">
        <w:rPr>
          <w:rFonts w:asciiTheme="minorBidi" w:hAnsiTheme="minorBidi"/>
          <w:sz w:val="22"/>
          <w:szCs w:val="22"/>
        </w:rPr>
        <w:t xml:space="preserve"> et al.</w:t>
      </w:r>
      <w:r w:rsidR="00046EF5" w:rsidRPr="00032CB1">
        <w:rPr>
          <w:rFonts w:asciiTheme="minorBidi" w:hAnsiTheme="minorBidi"/>
          <w:sz w:val="22"/>
          <w:szCs w:val="22"/>
        </w:rPr>
        <w:t xml:space="preserve"> </w:t>
      </w:r>
      <w:r w:rsidR="00402AC1" w:rsidRPr="00032CB1">
        <w:rPr>
          <w:rFonts w:asciiTheme="minorBidi" w:hAnsiTheme="minorBidi"/>
          <w:sz w:val="22"/>
          <w:szCs w:val="22"/>
        </w:rPr>
        <w:fldChar w:fldCharType="begin"/>
      </w:r>
      <w:r w:rsidR="00094D31">
        <w:rPr>
          <w:rFonts w:asciiTheme="minorBidi" w:hAnsiTheme="minorBidi"/>
          <w:sz w:val="22"/>
          <w:szCs w:val="22"/>
        </w:rPr>
        <w:instrText xml:space="preserve"> ADDIN EN.CITE &lt;EndNote&gt;&lt;Cite&gt;&lt;Author&gt;Goktepe&lt;/Author&gt;&lt;Year&gt;2010&lt;/Year&gt;&lt;RecNum&gt;5&lt;/RecNum&gt;&lt;DisplayText&gt;(10)&lt;/DisplayText&gt;&lt;record&gt;&lt;rec-number&gt;5&lt;/rec-number&gt;&lt;foreign-keys&gt;&lt;key app="EN" db-id="9rxfwr5p1pszwee29srxx9d1zz9v0vrxtwp0" timestamp="1610749043"&gt;5&lt;/key&gt;&lt;/foreign-keys&gt;&lt;ref-type name="Journal Article"&gt;17&lt;/ref-type&gt;&lt;contributors&gt;&lt;authors&gt;&lt;author&gt;Goktepe, S.&lt;/author&gt;&lt;author&gt;Abilez, O. J.&lt;/author&gt;&lt;author&gt;Parker, K. K.&lt;/author&gt;&lt;author&gt;Kuhl, E.&lt;/author&gt;&lt;/authors&gt;&lt;/contributors&gt;&lt;auth-address&gt;Department of Mechanical Engineering, Stanford University, 496 Lomita Mall, Stanford, CA 94305, USA. goktepe@stanford.edu&lt;/auth-address&gt;&lt;titles&gt;&lt;title&gt;A multiscale model for eccentric and concentric cardiac growth through sarcomerogenesis&lt;/title&gt;&lt;secondary-title&gt;J Theor Biol&lt;/secondary-title&gt;&lt;/titles&gt;&lt;periodical&gt;&lt;full-title&gt;J Theor Biol&lt;/full-title&gt;&lt;/periodical&gt;&lt;pages&gt;433-42&lt;/pages&gt;&lt;volume&gt;265&lt;/volume&gt;&lt;number&gt;3&lt;/number&gt;&lt;edition&gt;2010/05/08&lt;/edition&gt;&lt;keywords&gt;&lt;keyword&gt;Biomechanical Phenomena&lt;/keyword&gt;&lt;keyword&gt;Blood Pressure&lt;/keyword&gt;&lt;keyword&gt;Cardiomegaly/*physiopathology&lt;/keyword&gt;&lt;keyword&gt;Cytoskeleton/ultrastructure&lt;/keyword&gt;&lt;keyword&gt;Finite Element Analysis&lt;/keyword&gt;&lt;keyword&gt;Heart/*growth &amp;amp; development&lt;/keyword&gt;&lt;keyword&gt;Heart Ventricles/physiopathology&lt;/keyword&gt;&lt;keyword&gt;Hemodynamics&lt;/keyword&gt;&lt;keyword&gt;Humans&lt;/keyword&gt;&lt;keyword&gt;*Models, Cardiovascular&lt;/keyword&gt;&lt;keyword&gt;Sarcomeres/*physiology&lt;/keyword&gt;&lt;keyword&gt;Stress, Mechanical&lt;/keyword&gt;&lt;/keywords&gt;&lt;dates&gt;&lt;year&gt;2010&lt;/year&gt;&lt;pub-dates&gt;&lt;date&gt;Aug 7&lt;/date&gt;&lt;/pub-dates&gt;&lt;/dates&gt;&lt;isbn&gt;1095-8541 (Electronic)&amp;#xD;0022-5193 (Linking)&lt;/isbn&gt;&lt;accession-num&gt;20447409&lt;/accession-num&gt;&lt;urls&gt;&lt;related-urls&gt;&lt;url&gt;https://www.ncbi.nlm.nih.gov/pubmed/20447409&lt;/url&gt;&lt;/related-urls&gt;&lt;/urls&gt;&lt;electronic-resource-num&gt;10.1016/j.jtbi.2010.04.023&lt;/electronic-resource-num&gt;&lt;/record&gt;&lt;/Cite&gt;&lt;/EndNote&gt;</w:instrText>
      </w:r>
      <w:r w:rsidR="00402AC1" w:rsidRPr="00032CB1">
        <w:rPr>
          <w:rFonts w:asciiTheme="minorBidi" w:hAnsiTheme="minorBidi"/>
          <w:sz w:val="22"/>
          <w:szCs w:val="22"/>
        </w:rPr>
        <w:fldChar w:fldCharType="separate"/>
      </w:r>
      <w:r w:rsidR="00094D31">
        <w:rPr>
          <w:rFonts w:asciiTheme="minorBidi" w:hAnsiTheme="minorBidi"/>
          <w:noProof/>
          <w:sz w:val="22"/>
          <w:szCs w:val="22"/>
        </w:rPr>
        <w:t>(10)</w:t>
      </w:r>
      <w:r w:rsidR="00402AC1" w:rsidRPr="00032CB1">
        <w:rPr>
          <w:rFonts w:asciiTheme="minorBidi" w:hAnsiTheme="minorBidi"/>
          <w:sz w:val="22"/>
          <w:szCs w:val="22"/>
        </w:rPr>
        <w:fldChar w:fldCharType="end"/>
      </w:r>
      <w:r w:rsidR="00402AC1" w:rsidRPr="00032CB1">
        <w:rPr>
          <w:rFonts w:asciiTheme="minorBidi" w:hAnsiTheme="minorBidi"/>
          <w:sz w:val="22"/>
          <w:szCs w:val="22"/>
        </w:rPr>
        <w:t xml:space="preserve"> and </w:t>
      </w:r>
      <w:r w:rsidR="0090036C" w:rsidRPr="00032CB1">
        <w:rPr>
          <w:rFonts w:asciiTheme="minorBidi" w:hAnsiTheme="minorBidi"/>
          <w:sz w:val="22"/>
          <w:szCs w:val="22"/>
        </w:rPr>
        <w:t xml:space="preserve">introduced a new </w:t>
      </w:r>
      <w:r w:rsidR="00132F9C" w:rsidRPr="00032CB1">
        <w:rPr>
          <w:rFonts w:asciiTheme="minorBidi" w:hAnsiTheme="minorBidi"/>
          <w:sz w:val="22"/>
          <w:szCs w:val="22"/>
        </w:rPr>
        <w:t xml:space="preserve">growth law </w:t>
      </w:r>
      <w:r w:rsidR="0090036C" w:rsidRPr="00032CB1">
        <w:rPr>
          <w:rFonts w:asciiTheme="minorBidi" w:hAnsiTheme="minorBidi"/>
          <w:sz w:val="22"/>
          <w:szCs w:val="22"/>
        </w:rPr>
        <w:t xml:space="preserve">that was able to capture the reversal growth </w:t>
      </w:r>
      <w:r w:rsidR="0061569C" w:rsidRPr="00032CB1">
        <w:rPr>
          <w:rFonts w:asciiTheme="minorBidi" w:hAnsiTheme="minorBidi"/>
          <w:sz w:val="22"/>
          <w:szCs w:val="22"/>
        </w:rPr>
        <w:t xml:space="preserve">in response to elimination of volume overloading. </w:t>
      </w:r>
      <w:r w:rsidR="00724521">
        <w:rPr>
          <w:rFonts w:asciiTheme="minorBidi" w:hAnsiTheme="minorBidi"/>
          <w:sz w:val="22"/>
          <w:szCs w:val="22"/>
        </w:rPr>
        <w:t xml:space="preserve">In a recent work, Arumugam et al. </w:t>
      </w:r>
      <w:r w:rsidR="00724521">
        <w:rPr>
          <w:rFonts w:asciiTheme="minorBidi" w:hAnsiTheme="minorBidi"/>
          <w:sz w:val="22"/>
          <w:szCs w:val="22"/>
        </w:rPr>
        <w:fldChar w:fldCharType="begin"/>
      </w:r>
      <w:r w:rsidR="00094D31">
        <w:rPr>
          <w:rFonts w:asciiTheme="minorBidi" w:hAnsiTheme="minorBidi"/>
          <w:sz w:val="22"/>
          <w:szCs w:val="22"/>
        </w:rPr>
        <w:instrText xml:space="preserve"> ADDIN EN.CITE &lt;EndNote&gt;&lt;Cite&gt;&lt;Author&gt;Arumugam&lt;/Author&gt;&lt;Year&gt;2019&lt;/Year&gt;&lt;RecNum&gt;35&lt;/RecNum&gt;&lt;DisplayText&gt;(30)&lt;/DisplayText&gt;&lt;record&gt;&lt;rec-number&gt;35&lt;/rec-number&gt;&lt;foreign-keys&gt;&lt;key app="EN" db-id="9rxfwr5p1pszwee29srxx9d1zz9v0vrxtwp0" timestamp="1613143899"&gt;35&lt;/key&gt;&lt;/foreign-keys&gt;&lt;ref-type name="Journal Article"&gt;17&lt;/ref-type&gt;&lt;contributors&gt;&lt;authors&gt;&lt;author&gt;Arumugam, J.&lt;/author&gt;&lt;author&gt;Mojumder, J.&lt;/author&gt;&lt;author&gt;Kassab, G.&lt;/author&gt;&lt;author&gt;Lee, L. C.&lt;/author&gt;&lt;/authors&gt;&lt;/contributors&gt;&lt;auth-address&gt;Department of Mechanical Engineering, Michigan State University, East Lansing, USA. ajyavel@gmail.com.&amp;#xD;Department of Mechanical Engineering, Michigan State University, East Lansing, USA.&amp;#xD;California Medical Innovations Institute, San Diego, CA, USA.&lt;/auth-address&gt;&lt;titles&gt;&lt;title&gt;Model of Anisotropic Reverse Cardiac Growth in Mechanical Dyssynchrony&lt;/title&gt;&lt;secondary-title&gt;Sci Rep&lt;/secondary-title&gt;&lt;/titles&gt;&lt;periodical&gt;&lt;full-title&gt;Sci Rep&lt;/full-title&gt;&lt;/periodical&gt;&lt;pages&gt;12670&lt;/pages&gt;&lt;volume&gt;9&lt;/volume&gt;&lt;number&gt;1&lt;/number&gt;&lt;edition&gt;2019/09/05&lt;/edition&gt;&lt;keywords&gt;&lt;keyword&gt;Animals&lt;/keyword&gt;&lt;keyword&gt;Cardiac Pacing, Artificial&lt;/keyword&gt;&lt;keyword&gt;Heart/*physiology&lt;/keyword&gt;&lt;keyword&gt;Heart Ventricles/physiopathology&lt;/keyword&gt;&lt;keyword&gt;*Models, Biological&lt;/keyword&gt;&lt;keyword&gt;Ventricular Function, Left&lt;/keyword&gt;&lt;/keywords&gt;&lt;dates&gt;&lt;year&gt;2019&lt;/year&gt;&lt;pub-dates&gt;&lt;date&gt;Sep 3&lt;/date&gt;&lt;/pub-dates&gt;&lt;/dates&gt;&lt;isbn&gt;2045-2322 (Electronic)&amp;#xD;2045-2322 (Linking)&lt;/isbn&gt;&lt;accession-num&gt;31481725&lt;/accession-num&gt;&lt;urls&gt;&lt;related-urls&gt;&lt;url&gt;https://www.ncbi.nlm.nih.gov/pubmed/31481725&lt;/url&gt;&lt;/related-urls&gt;&lt;/urls&gt;&lt;custom2&gt;PMC6722088&lt;/custom2&gt;&lt;electronic-resource-num&gt;10.1038/s41598-019-48670-8&lt;/electronic-resource-num&gt;&lt;/record&gt;&lt;/Cite&gt;&lt;/EndNote&gt;</w:instrText>
      </w:r>
      <w:r w:rsidR="00724521">
        <w:rPr>
          <w:rFonts w:asciiTheme="minorBidi" w:hAnsiTheme="minorBidi"/>
          <w:sz w:val="22"/>
          <w:szCs w:val="22"/>
        </w:rPr>
        <w:fldChar w:fldCharType="separate"/>
      </w:r>
      <w:r w:rsidR="00094D31">
        <w:rPr>
          <w:rFonts w:asciiTheme="minorBidi" w:hAnsiTheme="minorBidi"/>
          <w:noProof/>
          <w:sz w:val="22"/>
          <w:szCs w:val="22"/>
        </w:rPr>
        <w:t>(30)</w:t>
      </w:r>
      <w:r w:rsidR="00724521">
        <w:rPr>
          <w:rFonts w:asciiTheme="minorBidi" w:hAnsiTheme="minorBidi"/>
          <w:sz w:val="22"/>
          <w:szCs w:val="22"/>
        </w:rPr>
        <w:fldChar w:fldCharType="end"/>
      </w:r>
      <w:r w:rsidR="00724521">
        <w:rPr>
          <w:rFonts w:asciiTheme="minorBidi" w:hAnsiTheme="minorBidi"/>
          <w:sz w:val="22"/>
          <w:szCs w:val="22"/>
        </w:rPr>
        <w:t xml:space="preserve"> </w:t>
      </w:r>
      <w:r w:rsidR="002D1C6C">
        <w:rPr>
          <w:rFonts w:asciiTheme="minorBidi" w:hAnsiTheme="minorBidi"/>
          <w:sz w:val="22"/>
          <w:szCs w:val="22"/>
        </w:rPr>
        <w:t xml:space="preserve">proposed </w:t>
      </w:r>
      <w:r w:rsidR="00486B79">
        <w:rPr>
          <w:rFonts w:asciiTheme="minorBidi" w:hAnsiTheme="minorBidi"/>
          <w:sz w:val="22"/>
          <w:szCs w:val="22"/>
        </w:rPr>
        <w:t xml:space="preserve">a growth model </w:t>
      </w:r>
      <w:r w:rsidR="00D119BB">
        <w:rPr>
          <w:rFonts w:asciiTheme="minorBidi" w:hAnsiTheme="minorBidi"/>
          <w:sz w:val="22"/>
          <w:szCs w:val="22"/>
        </w:rPr>
        <w:t xml:space="preserve">based on the concept of volumetric </w:t>
      </w:r>
      <w:r w:rsidR="00AA41D0">
        <w:rPr>
          <w:rFonts w:asciiTheme="minorBidi" w:hAnsiTheme="minorBidi"/>
          <w:sz w:val="22"/>
          <w:szCs w:val="22"/>
        </w:rPr>
        <w:t xml:space="preserve">growth applied to a 3D </w:t>
      </w:r>
      <w:r w:rsidR="00D57025">
        <w:rPr>
          <w:rFonts w:asciiTheme="minorBidi" w:hAnsiTheme="minorBidi"/>
          <w:sz w:val="22"/>
          <w:szCs w:val="22"/>
        </w:rPr>
        <w:t xml:space="preserve">model of biventricular geometry. </w:t>
      </w:r>
      <w:r w:rsidR="0024715B">
        <w:rPr>
          <w:rFonts w:asciiTheme="minorBidi" w:hAnsiTheme="minorBidi"/>
          <w:sz w:val="22"/>
          <w:szCs w:val="22"/>
        </w:rPr>
        <w:t xml:space="preserve">Their model </w:t>
      </w:r>
      <w:r w:rsidR="004421CF">
        <w:rPr>
          <w:rFonts w:asciiTheme="minorBidi" w:hAnsiTheme="minorBidi"/>
          <w:sz w:val="22"/>
          <w:szCs w:val="22"/>
        </w:rPr>
        <w:t xml:space="preserve">could </w:t>
      </w:r>
      <w:r w:rsidR="00BB48FA" w:rsidRPr="00BB48FA">
        <w:rPr>
          <w:rFonts w:asciiTheme="minorBidi" w:hAnsiTheme="minorBidi"/>
          <w:sz w:val="22"/>
          <w:szCs w:val="22"/>
        </w:rPr>
        <w:t>simultaneously</w:t>
      </w:r>
      <w:r w:rsidR="00BB48FA">
        <w:rPr>
          <w:rFonts w:asciiTheme="minorBidi" w:hAnsiTheme="minorBidi"/>
          <w:sz w:val="22"/>
          <w:szCs w:val="22"/>
        </w:rPr>
        <w:t xml:space="preserve"> </w:t>
      </w:r>
      <w:r w:rsidR="004421CF">
        <w:rPr>
          <w:rFonts w:asciiTheme="minorBidi" w:hAnsiTheme="minorBidi"/>
          <w:sz w:val="22"/>
          <w:szCs w:val="22"/>
        </w:rPr>
        <w:t>predict</w:t>
      </w:r>
      <w:r w:rsidR="006C626B">
        <w:rPr>
          <w:rFonts w:asciiTheme="minorBidi" w:hAnsiTheme="minorBidi"/>
          <w:sz w:val="22"/>
          <w:szCs w:val="22"/>
        </w:rPr>
        <w:t xml:space="preserve"> </w:t>
      </w:r>
      <w:r w:rsidR="005650A5">
        <w:rPr>
          <w:rFonts w:asciiTheme="minorBidi" w:hAnsiTheme="minorBidi"/>
          <w:sz w:val="22"/>
          <w:szCs w:val="22"/>
        </w:rPr>
        <w:t xml:space="preserve">cardiac growth and reversal </w:t>
      </w:r>
      <w:r w:rsidR="00A5677E">
        <w:rPr>
          <w:rFonts w:asciiTheme="minorBidi" w:hAnsiTheme="minorBidi"/>
          <w:sz w:val="22"/>
          <w:szCs w:val="22"/>
        </w:rPr>
        <w:t xml:space="preserve">of </w:t>
      </w:r>
      <w:r w:rsidR="005650A5">
        <w:rPr>
          <w:rFonts w:asciiTheme="minorBidi" w:hAnsiTheme="minorBidi"/>
          <w:sz w:val="22"/>
          <w:szCs w:val="22"/>
        </w:rPr>
        <w:t xml:space="preserve">growth </w:t>
      </w:r>
      <w:r w:rsidR="00BB48FA">
        <w:rPr>
          <w:rFonts w:asciiTheme="minorBidi" w:hAnsiTheme="minorBidi"/>
          <w:sz w:val="22"/>
          <w:szCs w:val="22"/>
        </w:rPr>
        <w:t>in mechanical dyss</w:t>
      </w:r>
      <w:r w:rsidR="00BE414E">
        <w:rPr>
          <w:rFonts w:asciiTheme="minorBidi" w:hAnsiTheme="minorBidi"/>
          <w:sz w:val="22"/>
          <w:szCs w:val="22"/>
        </w:rPr>
        <w:t xml:space="preserve">ynchrony. </w:t>
      </w:r>
      <w:r w:rsidR="00F12906">
        <w:rPr>
          <w:rFonts w:asciiTheme="minorBidi" w:hAnsiTheme="minorBidi"/>
          <w:sz w:val="22"/>
          <w:szCs w:val="22"/>
        </w:rPr>
        <w:t xml:space="preserve"> </w:t>
      </w:r>
      <w:r w:rsidR="006320F6">
        <w:rPr>
          <w:rFonts w:asciiTheme="minorBidi" w:hAnsiTheme="minorBidi"/>
          <w:sz w:val="22"/>
          <w:szCs w:val="22"/>
        </w:rPr>
        <w:t xml:space="preserve"> </w:t>
      </w:r>
    </w:p>
    <w:p w14:paraId="30CB5B2F" w14:textId="4E70BF8E" w:rsidR="007828A2" w:rsidRDefault="00DE5245" w:rsidP="00D575D7">
      <w:pPr>
        <w:spacing w:line="276" w:lineRule="auto"/>
        <w:ind w:firstLine="720"/>
        <w:jc w:val="both"/>
        <w:rPr>
          <w:rFonts w:asciiTheme="minorBidi" w:hAnsiTheme="minorBidi"/>
          <w:sz w:val="22"/>
          <w:szCs w:val="22"/>
        </w:rPr>
      </w:pPr>
      <w:r w:rsidRPr="00032CB1">
        <w:rPr>
          <w:rFonts w:asciiTheme="minorBidi" w:hAnsiTheme="minorBidi"/>
          <w:sz w:val="22"/>
          <w:szCs w:val="22"/>
        </w:rPr>
        <w:t xml:space="preserve">In our recent work (Sharifi </w:t>
      </w:r>
      <w:r w:rsidR="00A5677E">
        <w:rPr>
          <w:rFonts w:asciiTheme="minorBidi" w:hAnsiTheme="minorBidi"/>
          <w:sz w:val="22"/>
          <w:szCs w:val="22"/>
        </w:rPr>
        <w:t xml:space="preserve">et al. </w:t>
      </w:r>
      <w:r w:rsidRPr="00032CB1">
        <w:rPr>
          <w:rFonts w:asciiTheme="minorBidi" w:hAnsiTheme="minorBidi"/>
          <w:sz w:val="22"/>
          <w:szCs w:val="22"/>
        </w:rPr>
        <w:t xml:space="preserve">2021), we </w:t>
      </w:r>
      <w:r w:rsidR="004963DE" w:rsidRPr="00032CB1">
        <w:rPr>
          <w:rFonts w:asciiTheme="minorBidi" w:hAnsiTheme="minorBidi"/>
          <w:sz w:val="22"/>
          <w:szCs w:val="22"/>
        </w:rPr>
        <w:t>coupled</w:t>
      </w:r>
      <w:r w:rsidR="00E60D67" w:rsidRPr="00032CB1">
        <w:rPr>
          <w:rFonts w:asciiTheme="minorBidi" w:hAnsiTheme="minorBidi"/>
          <w:sz w:val="22"/>
          <w:szCs w:val="22"/>
        </w:rPr>
        <w:t xml:space="preserve"> </w:t>
      </w:r>
      <w:r w:rsidR="00010D32" w:rsidRPr="00032CB1">
        <w:rPr>
          <w:rFonts w:asciiTheme="minorBidi" w:hAnsiTheme="minorBidi"/>
          <w:sz w:val="22"/>
          <w:szCs w:val="22"/>
        </w:rPr>
        <w:t>a</w:t>
      </w:r>
      <w:r w:rsidR="00E049A1" w:rsidRPr="00032CB1">
        <w:rPr>
          <w:rFonts w:asciiTheme="minorBidi" w:hAnsiTheme="minorBidi"/>
          <w:sz w:val="22"/>
          <w:szCs w:val="22"/>
        </w:rPr>
        <w:t xml:space="preserve"> </w:t>
      </w:r>
      <w:r w:rsidR="00F93E6F" w:rsidRPr="00032CB1">
        <w:rPr>
          <w:rFonts w:asciiTheme="minorBidi" w:hAnsiTheme="minorBidi"/>
          <w:sz w:val="22"/>
          <w:szCs w:val="22"/>
        </w:rPr>
        <w:t xml:space="preserve">model of </w:t>
      </w:r>
      <w:r w:rsidR="00A5677E">
        <w:rPr>
          <w:rFonts w:asciiTheme="minorBidi" w:hAnsiTheme="minorBidi"/>
          <w:sz w:val="22"/>
          <w:szCs w:val="22"/>
        </w:rPr>
        <w:t xml:space="preserve">the </w:t>
      </w:r>
      <w:r w:rsidR="00F93E6F" w:rsidRPr="00032CB1">
        <w:rPr>
          <w:rFonts w:asciiTheme="minorBidi" w:hAnsiTheme="minorBidi"/>
          <w:sz w:val="22"/>
          <w:szCs w:val="22"/>
        </w:rPr>
        <w:t xml:space="preserve">baroreflex loop with </w:t>
      </w:r>
      <w:r w:rsidR="00F70610" w:rsidRPr="00032CB1">
        <w:rPr>
          <w:rFonts w:asciiTheme="minorBidi" w:hAnsiTheme="minorBidi"/>
          <w:sz w:val="22"/>
          <w:szCs w:val="22"/>
        </w:rPr>
        <w:t xml:space="preserve">a </w:t>
      </w:r>
      <w:r w:rsidR="00E049A1" w:rsidRPr="00032CB1">
        <w:rPr>
          <w:rFonts w:asciiTheme="minorBidi" w:hAnsiTheme="minorBidi"/>
          <w:sz w:val="22"/>
          <w:szCs w:val="22"/>
        </w:rPr>
        <w:t xml:space="preserve">multiscale model of </w:t>
      </w:r>
      <w:r w:rsidRPr="00032CB1">
        <w:rPr>
          <w:rFonts w:asciiTheme="minorBidi" w:hAnsiTheme="minorBidi"/>
          <w:sz w:val="22"/>
          <w:szCs w:val="22"/>
        </w:rPr>
        <w:t xml:space="preserve"> </w:t>
      </w:r>
      <w:r w:rsidR="00F93E6F" w:rsidRPr="00032CB1">
        <w:rPr>
          <w:rFonts w:asciiTheme="minorBidi" w:hAnsiTheme="minorBidi"/>
          <w:sz w:val="22"/>
          <w:szCs w:val="22"/>
        </w:rPr>
        <w:t xml:space="preserve">cardiovascular function </w:t>
      </w:r>
      <w:r w:rsidR="00F70610" w:rsidRPr="00032CB1">
        <w:rPr>
          <w:rFonts w:asciiTheme="minorBidi" w:hAnsiTheme="minorBidi"/>
          <w:sz w:val="22"/>
          <w:szCs w:val="22"/>
        </w:rPr>
        <w:fldChar w:fldCharType="begin"/>
      </w:r>
      <w:r w:rsidR="00094D31">
        <w:rPr>
          <w:rFonts w:asciiTheme="minorBidi" w:hAnsiTheme="minorBidi"/>
          <w:sz w:val="22"/>
          <w:szCs w:val="22"/>
        </w:rPr>
        <w:instrText xml:space="preserve"> ADDIN EN.CITE &lt;EndNote&gt;&lt;Cite&gt;&lt;Author&gt;Campbell&lt;/Author&gt;&lt;Year&gt;2020&lt;/Year&gt;&lt;RecNum&gt;34&lt;/RecNum&gt;&lt;DisplayText&gt;(31)&lt;/DisplayText&gt;&lt;record&gt;&lt;rec-number&gt;34&lt;/rec-number&gt;&lt;foreign-keys&gt;&lt;key app="EN" db-id="9rxfwr5p1pszwee29srxx9d1zz9v0vrxtwp0" timestamp="1613068001"&gt;34&lt;/key&gt;&lt;/foreign-keys&gt;&lt;ref-type name="Journal Article"&gt;17&lt;/ref-type&gt;&lt;contributors&gt;&lt;authors&gt;&lt;author&gt;Campbell, K. S.&lt;/author&gt;&lt;author&gt;Chrisman, B. S.&lt;/author&gt;&lt;author&gt;Campbell, S. G.&lt;/author&gt;&lt;/authors&gt;&lt;/contributors&gt;&lt;auth-address&gt;Division of Cardiovascular Medicine, Department of Physiology, University of Kentucky, Lexington, KY, United States.&amp;#xD;Department of Biomedical Engineering, Yale University, New Haven, CT, United States.&lt;/auth-address&gt;&lt;titles&gt;&lt;title&gt;Multiscale Modeling of Cardiovascular Function Predicts That the End-Systolic Pressure Volume Relationship Can Be Targeted via Multiple Therapeutic Strategies&lt;/title&gt;&lt;secondary-title&gt;Front Physiol&lt;/secondary-title&gt;&lt;/titles&gt;&lt;periodical&gt;&lt;full-title&gt;Front Physiol&lt;/full-title&gt;&lt;/periodical&gt;&lt;pages&gt;1043&lt;/pages&gt;&lt;volume&gt;11&lt;/volume&gt;&lt;edition&gt;2020/09/26&lt;/edition&gt;&lt;keywords&gt;&lt;keyword&gt;Frank-Starling&lt;/keyword&gt;&lt;keyword&gt;cardiac function&lt;/keyword&gt;&lt;keyword&gt;computer modeling&lt;/keyword&gt;&lt;keyword&gt;multiscale modeling&lt;/keyword&gt;&lt;keyword&gt;ventricular function&lt;/keyword&gt;&lt;/keywords&gt;&lt;dates&gt;&lt;year&gt;2020&lt;/year&gt;&lt;/dates&gt;&lt;isbn&gt;1664-042X (Print)&amp;#xD;1664-042X (Linking)&lt;/isbn&gt;&lt;accession-num&gt;32973561&lt;/accession-num&gt;&lt;urls&gt;&lt;related-urls&gt;&lt;url&gt;https://www.ncbi.nlm.nih.gov/pubmed/32973561&lt;/url&gt;&lt;/related-urls&gt;&lt;/urls&gt;&lt;custom2&gt;PMC7466769&lt;/custom2&gt;&lt;electronic-resource-num&gt;10.3389/fphys.2020.01043&lt;/electronic-resource-num&gt;&lt;/record&gt;&lt;/Cite&gt;&lt;/EndNote&gt;</w:instrText>
      </w:r>
      <w:r w:rsidR="00F70610" w:rsidRPr="00032CB1">
        <w:rPr>
          <w:rFonts w:asciiTheme="minorBidi" w:hAnsiTheme="minorBidi"/>
          <w:sz w:val="22"/>
          <w:szCs w:val="22"/>
        </w:rPr>
        <w:fldChar w:fldCharType="separate"/>
      </w:r>
      <w:r w:rsidR="00094D31">
        <w:rPr>
          <w:rFonts w:asciiTheme="minorBidi" w:hAnsiTheme="minorBidi"/>
          <w:noProof/>
          <w:sz w:val="22"/>
          <w:szCs w:val="22"/>
        </w:rPr>
        <w:t>(31)</w:t>
      </w:r>
      <w:r w:rsidR="00F70610" w:rsidRPr="00032CB1">
        <w:rPr>
          <w:rFonts w:asciiTheme="minorBidi" w:hAnsiTheme="minorBidi"/>
          <w:sz w:val="22"/>
          <w:szCs w:val="22"/>
        </w:rPr>
        <w:fldChar w:fldCharType="end"/>
      </w:r>
      <w:r w:rsidR="00B06554" w:rsidRPr="00032CB1">
        <w:rPr>
          <w:rFonts w:asciiTheme="minorBidi" w:hAnsiTheme="minorBidi"/>
          <w:sz w:val="22"/>
          <w:szCs w:val="22"/>
        </w:rPr>
        <w:t xml:space="preserve">. The baroreflex loop was able to maintain the arterial pressure at a </w:t>
      </w:r>
      <w:r w:rsidR="00FE0C3F" w:rsidRPr="00032CB1">
        <w:rPr>
          <w:rFonts w:asciiTheme="minorBidi" w:hAnsiTheme="minorBidi"/>
          <w:sz w:val="22"/>
          <w:szCs w:val="22"/>
        </w:rPr>
        <w:t xml:space="preserve">user-defined setpoint level via continuous </w:t>
      </w:r>
      <w:r w:rsidR="00FB2512" w:rsidRPr="00032CB1">
        <w:rPr>
          <w:rFonts w:asciiTheme="minorBidi" w:hAnsiTheme="minorBidi"/>
          <w:sz w:val="22"/>
          <w:szCs w:val="22"/>
        </w:rPr>
        <w:t xml:space="preserve">regulation of </w:t>
      </w:r>
      <w:r w:rsidR="001B28AA" w:rsidRPr="00032CB1">
        <w:rPr>
          <w:rFonts w:asciiTheme="minorBidi" w:hAnsiTheme="minorBidi"/>
          <w:sz w:val="22"/>
          <w:szCs w:val="22"/>
        </w:rPr>
        <w:t>heart rate, myofilaments contractility, Ca</w:t>
      </w:r>
      <w:r w:rsidR="001B28AA" w:rsidRPr="00032CB1">
        <w:rPr>
          <w:rFonts w:asciiTheme="minorBidi" w:hAnsiTheme="minorBidi"/>
          <w:sz w:val="22"/>
          <w:szCs w:val="22"/>
          <w:vertAlign w:val="superscript"/>
        </w:rPr>
        <w:t>2+</w:t>
      </w:r>
      <w:r w:rsidR="001B28AA" w:rsidRPr="00032CB1">
        <w:rPr>
          <w:rFonts w:asciiTheme="minorBidi" w:hAnsiTheme="minorBidi"/>
          <w:sz w:val="22"/>
          <w:szCs w:val="22"/>
        </w:rPr>
        <w:t xml:space="preserve"> transient, and vascular tone. </w:t>
      </w:r>
      <w:r w:rsidR="00BB3CF9" w:rsidRPr="00032CB1">
        <w:rPr>
          <w:rFonts w:asciiTheme="minorBidi" w:hAnsiTheme="minorBidi"/>
          <w:sz w:val="22"/>
          <w:szCs w:val="22"/>
        </w:rPr>
        <w:t xml:space="preserve">In </w:t>
      </w:r>
      <w:r w:rsidR="00A5677E">
        <w:rPr>
          <w:rFonts w:asciiTheme="minorBidi" w:hAnsiTheme="minorBidi"/>
          <w:sz w:val="22"/>
          <w:szCs w:val="22"/>
        </w:rPr>
        <w:t>current</w:t>
      </w:r>
      <w:r w:rsidR="00A5677E" w:rsidRPr="00032CB1">
        <w:rPr>
          <w:rFonts w:asciiTheme="minorBidi" w:hAnsiTheme="minorBidi"/>
          <w:sz w:val="22"/>
          <w:szCs w:val="22"/>
        </w:rPr>
        <w:t xml:space="preserve"> </w:t>
      </w:r>
      <w:r w:rsidR="00BB3CF9" w:rsidRPr="00032CB1">
        <w:rPr>
          <w:rFonts w:asciiTheme="minorBidi" w:hAnsiTheme="minorBidi"/>
          <w:sz w:val="22"/>
          <w:szCs w:val="22"/>
        </w:rPr>
        <w:t xml:space="preserve">study we </w:t>
      </w:r>
      <w:r w:rsidR="003C5FC8" w:rsidRPr="00032CB1">
        <w:rPr>
          <w:rFonts w:asciiTheme="minorBidi" w:hAnsiTheme="minorBidi"/>
          <w:sz w:val="22"/>
          <w:szCs w:val="22"/>
        </w:rPr>
        <w:t xml:space="preserve">extend our previous work </w:t>
      </w:r>
      <w:r w:rsidR="009E5F59" w:rsidRPr="00032CB1">
        <w:rPr>
          <w:rFonts w:asciiTheme="minorBidi" w:hAnsiTheme="minorBidi"/>
          <w:sz w:val="22"/>
          <w:szCs w:val="22"/>
        </w:rPr>
        <w:t>by adding a</w:t>
      </w:r>
      <w:r w:rsidR="00760B4B" w:rsidRPr="00032CB1">
        <w:rPr>
          <w:rFonts w:asciiTheme="minorBidi" w:hAnsiTheme="minorBidi"/>
          <w:sz w:val="22"/>
          <w:szCs w:val="22"/>
        </w:rPr>
        <w:t xml:space="preserve"> </w:t>
      </w:r>
      <w:r w:rsidR="00A5677E">
        <w:rPr>
          <w:rFonts w:asciiTheme="minorBidi" w:hAnsiTheme="minorBidi"/>
          <w:sz w:val="22"/>
          <w:szCs w:val="22"/>
        </w:rPr>
        <w:t xml:space="preserve">unified stress-driven </w:t>
      </w:r>
      <w:r w:rsidR="008C14EE" w:rsidRPr="00032CB1">
        <w:rPr>
          <w:rFonts w:asciiTheme="minorBidi" w:hAnsiTheme="minorBidi"/>
          <w:sz w:val="22"/>
          <w:szCs w:val="22"/>
        </w:rPr>
        <w:t>growth sub-model</w:t>
      </w:r>
      <w:r w:rsidR="00A5677E">
        <w:rPr>
          <w:rFonts w:asciiTheme="minorBidi" w:hAnsiTheme="minorBidi"/>
          <w:sz w:val="22"/>
          <w:szCs w:val="22"/>
        </w:rPr>
        <w:t>,</w:t>
      </w:r>
      <w:r w:rsidR="008C14EE" w:rsidRPr="00032CB1">
        <w:rPr>
          <w:rFonts w:asciiTheme="minorBidi" w:hAnsiTheme="minorBidi"/>
          <w:sz w:val="22"/>
          <w:szCs w:val="22"/>
        </w:rPr>
        <w:t xml:space="preserve"> </w:t>
      </w:r>
      <w:r w:rsidR="00F36CEF" w:rsidRPr="00032CB1">
        <w:rPr>
          <w:rFonts w:asciiTheme="minorBidi" w:hAnsiTheme="minorBidi"/>
          <w:sz w:val="22"/>
          <w:szCs w:val="22"/>
        </w:rPr>
        <w:t>which i</w:t>
      </w:r>
      <w:r w:rsidR="009952BA" w:rsidRPr="00032CB1">
        <w:rPr>
          <w:rFonts w:asciiTheme="minorBidi" w:hAnsiTheme="minorBidi"/>
          <w:sz w:val="22"/>
          <w:szCs w:val="22"/>
        </w:rPr>
        <w:t xml:space="preserve">s able to capture </w:t>
      </w:r>
      <w:r w:rsidR="006A3433" w:rsidRPr="00032CB1">
        <w:rPr>
          <w:rFonts w:asciiTheme="minorBidi" w:hAnsiTheme="minorBidi"/>
          <w:sz w:val="22"/>
          <w:szCs w:val="22"/>
        </w:rPr>
        <w:t xml:space="preserve">the cardiac growth in response to altered ventricular loading, </w:t>
      </w:r>
      <w:r w:rsidR="00A5677E">
        <w:rPr>
          <w:rFonts w:asciiTheme="minorBidi" w:hAnsiTheme="minorBidi"/>
          <w:sz w:val="22"/>
          <w:szCs w:val="22"/>
        </w:rPr>
        <w:t>and</w:t>
      </w:r>
      <w:r w:rsidR="00A5677E" w:rsidRPr="00032CB1">
        <w:rPr>
          <w:rFonts w:asciiTheme="minorBidi" w:hAnsiTheme="minorBidi"/>
          <w:sz w:val="22"/>
          <w:szCs w:val="22"/>
        </w:rPr>
        <w:t xml:space="preserve"> </w:t>
      </w:r>
      <w:r w:rsidR="006A3433" w:rsidRPr="00032CB1">
        <w:rPr>
          <w:rFonts w:asciiTheme="minorBidi" w:hAnsiTheme="minorBidi"/>
          <w:sz w:val="22"/>
          <w:szCs w:val="22"/>
        </w:rPr>
        <w:t xml:space="preserve">also is able to predict the reverse growth </w:t>
      </w:r>
      <w:r w:rsidR="00053AF0" w:rsidRPr="00032CB1">
        <w:rPr>
          <w:rFonts w:asciiTheme="minorBidi" w:hAnsiTheme="minorBidi"/>
          <w:sz w:val="22"/>
          <w:szCs w:val="22"/>
        </w:rPr>
        <w:t xml:space="preserve">of the ventricle </w:t>
      </w:r>
      <w:r w:rsidR="00817117">
        <w:rPr>
          <w:rFonts w:asciiTheme="minorBidi" w:hAnsiTheme="minorBidi"/>
          <w:sz w:val="22"/>
          <w:szCs w:val="22"/>
        </w:rPr>
        <w:t>due to ventricular unloading</w:t>
      </w:r>
      <w:r w:rsidR="00B92868" w:rsidRPr="00032CB1">
        <w:rPr>
          <w:rFonts w:asciiTheme="minorBidi" w:hAnsiTheme="minorBidi"/>
          <w:sz w:val="22"/>
          <w:szCs w:val="22"/>
        </w:rPr>
        <w:t xml:space="preserve">. </w:t>
      </w:r>
    </w:p>
    <w:p w14:paraId="67975EA1" w14:textId="3C9B67DE" w:rsidR="007828A2" w:rsidRDefault="007828A2" w:rsidP="002112B6">
      <w:pPr>
        <w:spacing w:line="276" w:lineRule="auto"/>
        <w:jc w:val="both"/>
        <w:rPr>
          <w:rFonts w:asciiTheme="minorBidi" w:hAnsiTheme="minorBidi"/>
          <w:b/>
          <w:bCs/>
          <w:sz w:val="22"/>
          <w:szCs w:val="22"/>
        </w:rPr>
      </w:pPr>
      <w:r w:rsidRPr="007828A2">
        <w:rPr>
          <w:rFonts w:asciiTheme="minorBidi" w:hAnsiTheme="minorBidi"/>
          <w:b/>
          <w:bCs/>
          <w:sz w:val="22"/>
          <w:szCs w:val="22"/>
        </w:rPr>
        <w:lastRenderedPageBreak/>
        <w:t>Methods</w:t>
      </w:r>
    </w:p>
    <w:p w14:paraId="30EC7E40" w14:textId="7CEC900E" w:rsidR="007636C5" w:rsidRPr="009D5A95" w:rsidRDefault="007636C5" w:rsidP="002112B6">
      <w:pPr>
        <w:spacing w:line="276" w:lineRule="auto"/>
        <w:jc w:val="both"/>
        <w:rPr>
          <w:rFonts w:asciiTheme="minorBidi" w:hAnsiTheme="minorBidi"/>
          <w:b/>
          <w:bCs/>
          <w:i/>
          <w:iCs/>
          <w:sz w:val="22"/>
          <w:szCs w:val="22"/>
        </w:rPr>
      </w:pPr>
      <w:r w:rsidRPr="009D5A95">
        <w:rPr>
          <w:rFonts w:asciiTheme="minorBidi" w:hAnsiTheme="minorBidi"/>
          <w:b/>
          <w:bCs/>
          <w:i/>
          <w:iCs/>
          <w:sz w:val="22"/>
          <w:szCs w:val="22"/>
        </w:rPr>
        <w:t>Overview</w:t>
      </w:r>
    </w:p>
    <w:p w14:paraId="2B330C58" w14:textId="54AE9C49" w:rsidR="00D5580C" w:rsidRDefault="006E78DD" w:rsidP="002112B6">
      <w:pPr>
        <w:spacing w:line="276" w:lineRule="auto"/>
        <w:jc w:val="both"/>
        <w:rPr>
          <w:rFonts w:asciiTheme="minorBidi" w:hAnsiTheme="minorBidi"/>
          <w:sz w:val="22"/>
          <w:szCs w:val="22"/>
        </w:rPr>
      </w:pPr>
      <w:r w:rsidRPr="00464DAF">
        <w:rPr>
          <w:rFonts w:asciiTheme="minorBidi" w:hAnsiTheme="minorBidi"/>
          <w:sz w:val="22"/>
          <w:szCs w:val="22"/>
        </w:rPr>
        <w:t xml:space="preserve">This </w:t>
      </w:r>
      <w:r w:rsidR="00665A6F">
        <w:rPr>
          <w:rFonts w:asciiTheme="minorBidi" w:hAnsiTheme="minorBidi"/>
          <w:sz w:val="22"/>
          <w:szCs w:val="22"/>
        </w:rPr>
        <w:t>study</w:t>
      </w:r>
      <w:r w:rsidRPr="00464DAF">
        <w:rPr>
          <w:rFonts w:asciiTheme="minorBidi" w:hAnsiTheme="minorBidi"/>
          <w:sz w:val="22"/>
          <w:szCs w:val="22"/>
        </w:rPr>
        <w:t xml:space="preserve"> </w:t>
      </w:r>
      <w:r w:rsidR="0045795F">
        <w:rPr>
          <w:rFonts w:asciiTheme="minorBidi" w:hAnsiTheme="minorBidi"/>
          <w:sz w:val="22"/>
          <w:szCs w:val="22"/>
        </w:rPr>
        <w:t>extend</w:t>
      </w:r>
      <w:r w:rsidR="003C304E">
        <w:rPr>
          <w:rFonts w:asciiTheme="minorBidi" w:hAnsiTheme="minorBidi"/>
          <w:sz w:val="22"/>
          <w:szCs w:val="22"/>
        </w:rPr>
        <w:t>s</w:t>
      </w:r>
      <w:r w:rsidR="0045795F">
        <w:rPr>
          <w:rFonts w:asciiTheme="minorBidi" w:hAnsiTheme="minorBidi"/>
          <w:sz w:val="22"/>
          <w:szCs w:val="22"/>
        </w:rPr>
        <w:t xml:space="preserve"> </w:t>
      </w:r>
      <w:r w:rsidR="00464DAF">
        <w:rPr>
          <w:rFonts w:asciiTheme="minorBidi" w:hAnsiTheme="minorBidi"/>
          <w:sz w:val="22"/>
          <w:szCs w:val="22"/>
        </w:rPr>
        <w:t>our previous work</w:t>
      </w:r>
      <w:r w:rsidR="00564C3E">
        <w:rPr>
          <w:rFonts w:asciiTheme="minorBidi" w:hAnsiTheme="minorBidi"/>
          <w:sz w:val="22"/>
          <w:szCs w:val="22"/>
        </w:rPr>
        <w:t xml:space="preserve"> (Sharifi 2021)</w:t>
      </w:r>
      <w:r w:rsidR="00464DAF">
        <w:rPr>
          <w:rFonts w:asciiTheme="minorBidi" w:hAnsiTheme="minorBidi"/>
          <w:sz w:val="22"/>
          <w:szCs w:val="22"/>
        </w:rPr>
        <w:t xml:space="preserve"> </w:t>
      </w:r>
      <w:r w:rsidR="0045795F">
        <w:rPr>
          <w:rFonts w:asciiTheme="minorBidi" w:hAnsiTheme="minorBidi"/>
          <w:sz w:val="22"/>
          <w:szCs w:val="22"/>
        </w:rPr>
        <w:t xml:space="preserve">by adding a sub-model </w:t>
      </w:r>
      <w:r w:rsidR="00665A6F">
        <w:rPr>
          <w:rFonts w:asciiTheme="minorBidi" w:hAnsiTheme="minorBidi"/>
          <w:sz w:val="22"/>
          <w:szCs w:val="22"/>
        </w:rPr>
        <w:t>for</w:t>
      </w:r>
      <w:r w:rsidR="0045795F">
        <w:rPr>
          <w:rFonts w:asciiTheme="minorBidi" w:hAnsiTheme="minorBidi"/>
          <w:sz w:val="22"/>
          <w:szCs w:val="22"/>
        </w:rPr>
        <w:t xml:space="preserve"> cardiac growth</w:t>
      </w:r>
      <w:r w:rsidR="006D04F7">
        <w:rPr>
          <w:rFonts w:asciiTheme="minorBidi" w:hAnsiTheme="minorBidi"/>
          <w:sz w:val="22"/>
          <w:szCs w:val="22"/>
        </w:rPr>
        <w:t xml:space="preserve"> to </w:t>
      </w:r>
      <w:r w:rsidR="00733BBD">
        <w:rPr>
          <w:rFonts w:asciiTheme="minorBidi" w:hAnsiTheme="minorBidi"/>
          <w:sz w:val="22"/>
          <w:szCs w:val="22"/>
        </w:rPr>
        <w:t>a multiscale model of cardiovascular function named PyMyoVent</w:t>
      </w:r>
      <w:r w:rsidR="0045795F">
        <w:rPr>
          <w:rFonts w:asciiTheme="minorBidi" w:hAnsiTheme="minorBidi"/>
          <w:sz w:val="22"/>
          <w:szCs w:val="22"/>
        </w:rPr>
        <w:t xml:space="preserve">. </w:t>
      </w:r>
      <w:r w:rsidR="00665A6F">
        <w:rPr>
          <w:rFonts w:asciiTheme="minorBidi" w:hAnsiTheme="minorBidi"/>
          <w:sz w:val="22"/>
          <w:szCs w:val="22"/>
        </w:rPr>
        <w:t>Fig</w:t>
      </w:r>
      <w:r w:rsidR="00C31F07">
        <w:rPr>
          <w:rFonts w:asciiTheme="minorBidi" w:hAnsiTheme="minorBidi"/>
          <w:sz w:val="22"/>
          <w:szCs w:val="22"/>
        </w:rPr>
        <w:t xml:space="preserve"> 1</w:t>
      </w:r>
      <w:r w:rsidR="00525FA7">
        <w:rPr>
          <w:rFonts w:asciiTheme="minorBidi" w:hAnsiTheme="minorBidi"/>
          <w:sz w:val="22"/>
          <w:szCs w:val="22"/>
        </w:rPr>
        <w:t xml:space="preserve"> </w:t>
      </w:r>
      <w:r w:rsidR="006F16AD">
        <w:rPr>
          <w:rFonts w:asciiTheme="minorBidi" w:hAnsiTheme="minorBidi"/>
          <w:sz w:val="22"/>
          <w:szCs w:val="22"/>
        </w:rPr>
        <w:t xml:space="preserve">shows </w:t>
      </w:r>
      <w:r w:rsidR="005C6501">
        <w:rPr>
          <w:rFonts w:asciiTheme="minorBidi" w:hAnsiTheme="minorBidi"/>
          <w:sz w:val="22"/>
          <w:szCs w:val="22"/>
        </w:rPr>
        <w:t xml:space="preserve">the overall flowchart of PyMyoVent </w:t>
      </w:r>
      <w:r w:rsidR="00A204F5">
        <w:rPr>
          <w:rFonts w:asciiTheme="minorBidi" w:hAnsiTheme="minorBidi"/>
          <w:sz w:val="22"/>
          <w:szCs w:val="22"/>
        </w:rPr>
        <w:t xml:space="preserve">and illustrates how </w:t>
      </w:r>
      <w:r w:rsidR="006F0B50">
        <w:rPr>
          <w:rFonts w:asciiTheme="minorBidi" w:hAnsiTheme="minorBidi"/>
          <w:sz w:val="22"/>
          <w:szCs w:val="22"/>
        </w:rPr>
        <w:t xml:space="preserve">sub-models </w:t>
      </w:r>
      <w:r w:rsidR="00BA6191">
        <w:rPr>
          <w:rFonts w:asciiTheme="minorBidi" w:hAnsiTheme="minorBidi"/>
          <w:sz w:val="22"/>
          <w:szCs w:val="22"/>
        </w:rPr>
        <w:t>communicat</w:t>
      </w:r>
      <w:r w:rsidR="00A204F5">
        <w:rPr>
          <w:rFonts w:asciiTheme="minorBidi" w:hAnsiTheme="minorBidi"/>
          <w:sz w:val="22"/>
          <w:szCs w:val="22"/>
        </w:rPr>
        <w:t>e with each other</w:t>
      </w:r>
      <w:r w:rsidR="00BA6191">
        <w:rPr>
          <w:rFonts w:asciiTheme="minorBidi" w:hAnsiTheme="minorBidi"/>
          <w:sz w:val="22"/>
          <w:szCs w:val="22"/>
        </w:rPr>
        <w:t xml:space="preserve">. </w:t>
      </w:r>
      <w:r w:rsidR="00D5580C">
        <w:rPr>
          <w:rFonts w:asciiTheme="minorBidi" w:hAnsiTheme="minorBidi"/>
          <w:sz w:val="22"/>
          <w:szCs w:val="22"/>
        </w:rPr>
        <w:t>T</w:t>
      </w:r>
      <w:r w:rsidR="00AF7FEC">
        <w:rPr>
          <w:rFonts w:asciiTheme="minorBidi" w:hAnsiTheme="minorBidi"/>
          <w:sz w:val="22"/>
          <w:szCs w:val="22"/>
        </w:rPr>
        <w:t xml:space="preserve">he original framework was initially published by </w:t>
      </w:r>
      <w:r w:rsidR="0039068F">
        <w:rPr>
          <w:rFonts w:asciiTheme="minorBidi" w:hAnsiTheme="minorBidi"/>
          <w:sz w:val="22"/>
          <w:szCs w:val="22"/>
        </w:rPr>
        <w:t xml:space="preserve">Campbell et al. </w:t>
      </w:r>
      <w:r w:rsidR="0039068F">
        <w:rPr>
          <w:rFonts w:asciiTheme="minorBidi" w:hAnsiTheme="minorBidi"/>
          <w:sz w:val="22"/>
          <w:szCs w:val="22"/>
        </w:rPr>
        <w:fldChar w:fldCharType="begin"/>
      </w:r>
      <w:r w:rsidR="00094D31">
        <w:rPr>
          <w:rFonts w:asciiTheme="minorBidi" w:hAnsiTheme="minorBidi"/>
          <w:sz w:val="22"/>
          <w:szCs w:val="22"/>
        </w:rPr>
        <w:instrText xml:space="preserve"> ADDIN EN.CITE &lt;EndNote&gt;&lt;Cite&gt;&lt;Author&gt;Campbell&lt;/Author&gt;&lt;Year&gt;2020&lt;/Year&gt;&lt;RecNum&gt;34&lt;/RecNum&gt;&lt;DisplayText&gt;(31)&lt;/DisplayText&gt;&lt;record&gt;&lt;rec-number&gt;34&lt;/rec-number&gt;&lt;foreign-keys&gt;&lt;key app="EN" db-id="9rxfwr5p1pszwee29srxx9d1zz9v0vrxtwp0" timestamp="1613068001"&gt;34&lt;/key&gt;&lt;/foreign-keys&gt;&lt;ref-type name="Journal Article"&gt;17&lt;/ref-type&gt;&lt;contributors&gt;&lt;authors&gt;&lt;author&gt;Campbell, K. S.&lt;/author&gt;&lt;author&gt;Chrisman, B. S.&lt;/author&gt;&lt;author&gt;Campbell, S. G.&lt;/author&gt;&lt;/authors&gt;&lt;/contributors&gt;&lt;auth-address&gt;Division of Cardiovascular Medicine, Department of Physiology, University of Kentucky, Lexington, KY, United States.&amp;#xD;Department of Biomedical Engineering, Yale University, New Haven, CT, United States.&lt;/auth-address&gt;&lt;titles&gt;&lt;title&gt;Multiscale Modeling of Cardiovascular Function Predicts That the End-Systolic Pressure Volume Relationship Can Be Targeted via Multiple Therapeutic Strategies&lt;/title&gt;&lt;secondary-title&gt;Front Physiol&lt;/secondary-title&gt;&lt;/titles&gt;&lt;periodical&gt;&lt;full-title&gt;Front Physiol&lt;/full-title&gt;&lt;/periodical&gt;&lt;pages&gt;1043&lt;/pages&gt;&lt;volume&gt;11&lt;/volume&gt;&lt;edition&gt;2020/09/26&lt;/edition&gt;&lt;keywords&gt;&lt;keyword&gt;Frank-Starling&lt;/keyword&gt;&lt;keyword&gt;cardiac function&lt;/keyword&gt;&lt;keyword&gt;computer modeling&lt;/keyword&gt;&lt;keyword&gt;multiscale modeling&lt;/keyword&gt;&lt;keyword&gt;ventricular function&lt;/keyword&gt;&lt;/keywords&gt;&lt;dates&gt;&lt;year&gt;2020&lt;/year&gt;&lt;/dates&gt;&lt;isbn&gt;1664-042X (Print)&amp;#xD;1664-042X (Linking)&lt;/isbn&gt;&lt;accession-num&gt;32973561&lt;/accession-num&gt;&lt;urls&gt;&lt;related-urls&gt;&lt;url&gt;https://www.ncbi.nlm.nih.gov/pubmed/32973561&lt;/url&gt;&lt;/related-urls&gt;&lt;/urls&gt;&lt;custom2&gt;PMC7466769&lt;/custom2&gt;&lt;electronic-resource-num&gt;10.3389/fphys.2020.01043&lt;/electronic-resource-num&gt;&lt;/record&gt;&lt;/Cite&gt;&lt;/EndNote&gt;</w:instrText>
      </w:r>
      <w:r w:rsidR="0039068F">
        <w:rPr>
          <w:rFonts w:asciiTheme="minorBidi" w:hAnsiTheme="minorBidi"/>
          <w:sz w:val="22"/>
          <w:szCs w:val="22"/>
        </w:rPr>
        <w:fldChar w:fldCharType="separate"/>
      </w:r>
      <w:r w:rsidR="00094D31">
        <w:rPr>
          <w:rFonts w:asciiTheme="minorBidi" w:hAnsiTheme="minorBidi"/>
          <w:noProof/>
          <w:sz w:val="22"/>
          <w:szCs w:val="22"/>
        </w:rPr>
        <w:t>(31)</w:t>
      </w:r>
      <w:r w:rsidR="0039068F">
        <w:rPr>
          <w:rFonts w:asciiTheme="minorBidi" w:hAnsiTheme="minorBidi"/>
          <w:sz w:val="22"/>
          <w:szCs w:val="22"/>
        </w:rPr>
        <w:fldChar w:fldCharType="end"/>
      </w:r>
      <w:r w:rsidR="0039068F">
        <w:rPr>
          <w:rFonts w:asciiTheme="minorBidi" w:hAnsiTheme="minorBidi"/>
          <w:sz w:val="22"/>
          <w:szCs w:val="22"/>
        </w:rPr>
        <w:t xml:space="preserve"> </w:t>
      </w:r>
      <w:r w:rsidR="00851A15">
        <w:rPr>
          <w:rFonts w:asciiTheme="minorBidi" w:hAnsiTheme="minorBidi"/>
          <w:sz w:val="22"/>
          <w:szCs w:val="22"/>
        </w:rPr>
        <w:t xml:space="preserve">where they showed how the variation </w:t>
      </w:r>
      <w:r w:rsidR="00FB73D8">
        <w:rPr>
          <w:rFonts w:asciiTheme="minorBidi" w:hAnsiTheme="minorBidi"/>
          <w:sz w:val="22"/>
          <w:szCs w:val="22"/>
        </w:rPr>
        <w:t>in</w:t>
      </w:r>
      <w:r w:rsidR="00851A15">
        <w:rPr>
          <w:rFonts w:asciiTheme="minorBidi" w:hAnsiTheme="minorBidi"/>
          <w:sz w:val="22"/>
          <w:szCs w:val="22"/>
        </w:rPr>
        <w:t xml:space="preserve"> </w:t>
      </w:r>
      <w:r w:rsidR="00AB0CA4">
        <w:rPr>
          <w:rFonts w:asciiTheme="minorBidi" w:hAnsiTheme="minorBidi"/>
          <w:sz w:val="22"/>
          <w:szCs w:val="22"/>
        </w:rPr>
        <w:t xml:space="preserve">model parameters (like </w:t>
      </w:r>
      <w:r w:rsidR="00C11827">
        <w:rPr>
          <w:rFonts w:asciiTheme="minorBidi" w:hAnsiTheme="minorBidi"/>
          <w:sz w:val="22"/>
          <w:szCs w:val="22"/>
        </w:rPr>
        <w:t xml:space="preserve">myosin rate constants) </w:t>
      </w:r>
      <w:r w:rsidR="00787DEA">
        <w:rPr>
          <w:rFonts w:asciiTheme="minorBidi" w:hAnsiTheme="minorBidi"/>
          <w:sz w:val="22"/>
          <w:szCs w:val="22"/>
        </w:rPr>
        <w:t xml:space="preserve">would </w:t>
      </w:r>
      <w:r w:rsidR="00B6377D">
        <w:rPr>
          <w:rFonts w:asciiTheme="minorBidi" w:hAnsiTheme="minorBidi"/>
          <w:sz w:val="22"/>
          <w:szCs w:val="22"/>
        </w:rPr>
        <w:t>change</w:t>
      </w:r>
      <w:r w:rsidR="00787DEA">
        <w:rPr>
          <w:rFonts w:asciiTheme="minorBidi" w:hAnsiTheme="minorBidi"/>
          <w:sz w:val="22"/>
          <w:szCs w:val="22"/>
        </w:rPr>
        <w:t xml:space="preserve"> the system level parameters (like </w:t>
      </w:r>
      <w:r w:rsidR="007E455F">
        <w:rPr>
          <w:rFonts w:asciiTheme="minorBidi" w:hAnsiTheme="minorBidi"/>
          <w:sz w:val="22"/>
          <w:szCs w:val="22"/>
        </w:rPr>
        <w:t>ventricular chamber volume or end-systolic pressure-volume relationship)</w:t>
      </w:r>
      <w:r w:rsidR="00C15CAB">
        <w:rPr>
          <w:rFonts w:asciiTheme="minorBidi" w:hAnsiTheme="minorBidi"/>
          <w:sz w:val="22"/>
          <w:szCs w:val="22"/>
        </w:rPr>
        <w:t xml:space="preserve">. </w:t>
      </w:r>
      <w:r w:rsidR="00501C36">
        <w:rPr>
          <w:rFonts w:asciiTheme="minorBidi" w:hAnsiTheme="minorBidi"/>
          <w:sz w:val="22"/>
          <w:szCs w:val="22"/>
        </w:rPr>
        <w:t>The original framework was essentially built on four</w:t>
      </w:r>
      <w:r w:rsidR="00E70A39">
        <w:rPr>
          <w:rFonts w:asciiTheme="minorBidi" w:hAnsiTheme="minorBidi"/>
          <w:sz w:val="22"/>
          <w:szCs w:val="22"/>
        </w:rPr>
        <w:t xml:space="preserve"> </w:t>
      </w:r>
      <w:r w:rsidR="00050755">
        <w:rPr>
          <w:rFonts w:asciiTheme="minorBidi" w:hAnsiTheme="minorBidi"/>
          <w:sz w:val="22"/>
          <w:szCs w:val="22"/>
        </w:rPr>
        <w:t xml:space="preserve">main </w:t>
      </w:r>
      <w:r w:rsidR="00E70A39">
        <w:rPr>
          <w:rFonts w:asciiTheme="minorBidi" w:hAnsiTheme="minorBidi"/>
          <w:sz w:val="22"/>
          <w:szCs w:val="22"/>
        </w:rPr>
        <w:t>sub-models</w:t>
      </w:r>
      <w:r w:rsidR="00050755">
        <w:rPr>
          <w:rFonts w:asciiTheme="minorBidi" w:hAnsiTheme="minorBidi"/>
          <w:sz w:val="22"/>
          <w:szCs w:val="22"/>
        </w:rPr>
        <w:t>:</w:t>
      </w:r>
      <w:r w:rsidR="00E70A39">
        <w:rPr>
          <w:rFonts w:asciiTheme="minorBidi" w:hAnsiTheme="minorBidi"/>
          <w:sz w:val="22"/>
          <w:szCs w:val="22"/>
        </w:rPr>
        <w:t xml:space="preserve"> </w:t>
      </w:r>
      <w:r w:rsidR="00682FFD">
        <w:rPr>
          <w:rFonts w:asciiTheme="minorBidi" w:hAnsiTheme="minorBidi"/>
          <w:sz w:val="22"/>
          <w:szCs w:val="22"/>
        </w:rPr>
        <w:t xml:space="preserve">1) </w:t>
      </w:r>
      <w:r w:rsidR="00932F3B">
        <w:rPr>
          <w:rFonts w:asciiTheme="minorBidi" w:hAnsiTheme="minorBidi"/>
          <w:sz w:val="22"/>
          <w:szCs w:val="22"/>
        </w:rPr>
        <w:t xml:space="preserve">myocyte </w:t>
      </w:r>
      <w:r w:rsidR="00682FFD">
        <w:rPr>
          <w:rFonts w:asciiTheme="minorBidi" w:hAnsiTheme="minorBidi"/>
          <w:sz w:val="22"/>
          <w:szCs w:val="22"/>
        </w:rPr>
        <w:t xml:space="preserve">electrophysiology </w:t>
      </w:r>
      <w:r w:rsidR="00932F3B">
        <w:rPr>
          <w:rFonts w:asciiTheme="minorBidi" w:hAnsiTheme="minorBidi"/>
          <w:sz w:val="22"/>
          <w:szCs w:val="22"/>
        </w:rPr>
        <w:t xml:space="preserve">model, 2) MyoSim model of contraction, 3) </w:t>
      </w:r>
      <w:r w:rsidR="0056537A">
        <w:rPr>
          <w:rFonts w:asciiTheme="minorBidi" w:hAnsiTheme="minorBidi"/>
          <w:sz w:val="22"/>
          <w:szCs w:val="22"/>
        </w:rPr>
        <w:t>h</w:t>
      </w:r>
      <w:r w:rsidR="0087022F">
        <w:rPr>
          <w:rFonts w:asciiTheme="minorBidi" w:hAnsiTheme="minorBidi"/>
          <w:sz w:val="22"/>
          <w:szCs w:val="22"/>
        </w:rPr>
        <w:t xml:space="preserve">emispherical </w:t>
      </w:r>
      <w:r w:rsidR="00C65944">
        <w:rPr>
          <w:rFonts w:asciiTheme="minorBidi" w:hAnsiTheme="minorBidi"/>
          <w:sz w:val="22"/>
          <w:szCs w:val="22"/>
        </w:rPr>
        <w:t xml:space="preserve">model of </w:t>
      </w:r>
      <w:r w:rsidR="0087022F">
        <w:rPr>
          <w:rFonts w:asciiTheme="minorBidi" w:hAnsiTheme="minorBidi"/>
          <w:sz w:val="22"/>
          <w:szCs w:val="22"/>
        </w:rPr>
        <w:t>single ventricle</w:t>
      </w:r>
      <w:r w:rsidR="00C65944">
        <w:rPr>
          <w:rFonts w:asciiTheme="minorBidi" w:hAnsiTheme="minorBidi"/>
          <w:sz w:val="22"/>
          <w:szCs w:val="22"/>
        </w:rPr>
        <w:t xml:space="preserve">, and 4) circuit model of systemic circulation system. </w:t>
      </w:r>
      <w:r w:rsidR="00D42CB3">
        <w:rPr>
          <w:rFonts w:asciiTheme="minorBidi" w:hAnsiTheme="minorBidi"/>
          <w:sz w:val="22"/>
          <w:szCs w:val="22"/>
        </w:rPr>
        <w:t xml:space="preserve">The </w:t>
      </w:r>
      <w:r w:rsidR="008E7946">
        <w:rPr>
          <w:rFonts w:asciiTheme="minorBidi" w:hAnsiTheme="minorBidi"/>
          <w:sz w:val="22"/>
          <w:szCs w:val="22"/>
        </w:rPr>
        <w:t>activation</w:t>
      </w:r>
      <w:r w:rsidR="00D42CB3">
        <w:rPr>
          <w:rFonts w:asciiTheme="minorBidi" w:hAnsiTheme="minorBidi"/>
          <w:sz w:val="22"/>
          <w:szCs w:val="22"/>
        </w:rPr>
        <w:t xml:space="preserve"> pulse </w:t>
      </w:r>
      <w:r w:rsidR="003F08C4">
        <w:rPr>
          <w:rFonts w:asciiTheme="minorBidi" w:hAnsiTheme="minorBidi"/>
          <w:sz w:val="22"/>
          <w:szCs w:val="22"/>
        </w:rPr>
        <w:t>drives</w:t>
      </w:r>
      <w:r w:rsidR="0009012D">
        <w:rPr>
          <w:rFonts w:asciiTheme="minorBidi" w:hAnsiTheme="minorBidi"/>
          <w:sz w:val="22"/>
          <w:szCs w:val="22"/>
        </w:rPr>
        <w:t xml:space="preserve"> the</w:t>
      </w:r>
      <w:r w:rsidR="00123641">
        <w:rPr>
          <w:rFonts w:asciiTheme="minorBidi" w:hAnsiTheme="minorBidi"/>
          <w:sz w:val="22"/>
          <w:szCs w:val="22"/>
        </w:rPr>
        <w:t xml:space="preserve"> </w:t>
      </w:r>
      <w:r w:rsidR="005450C7">
        <w:rPr>
          <w:rFonts w:asciiTheme="minorBidi" w:hAnsiTheme="minorBidi"/>
          <w:sz w:val="22"/>
          <w:szCs w:val="22"/>
        </w:rPr>
        <w:t>Ca</w:t>
      </w:r>
      <w:r w:rsidR="005450C7">
        <w:rPr>
          <w:rFonts w:asciiTheme="minorBidi" w:hAnsiTheme="minorBidi"/>
          <w:sz w:val="22"/>
          <w:szCs w:val="22"/>
          <w:vertAlign w:val="superscript"/>
        </w:rPr>
        <w:t>2+</w:t>
      </w:r>
      <w:r w:rsidR="005450C7">
        <w:rPr>
          <w:rFonts w:asciiTheme="minorBidi" w:hAnsiTheme="minorBidi"/>
          <w:sz w:val="22"/>
          <w:szCs w:val="22"/>
        </w:rPr>
        <w:t xml:space="preserve"> transient in </w:t>
      </w:r>
      <w:r w:rsidR="00E2047B">
        <w:rPr>
          <w:rFonts w:asciiTheme="minorBidi" w:hAnsiTheme="minorBidi"/>
          <w:sz w:val="22"/>
          <w:szCs w:val="22"/>
        </w:rPr>
        <w:t xml:space="preserve">the </w:t>
      </w:r>
      <w:r w:rsidR="0046273A">
        <w:rPr>
          <w:rFonts w:asciiTheme="minorBidi" w:hAnsiTheme="minorBidi"/>
          <w:sz w:val="22"/>
          <w:szCs w:val="22"/>
        </w:rPr>
        <w:t xml:space="preserve">electrophysiology </w:t>
      </w:r>
      <w:r w:rsidR="009357DB">
        <w:rPr>
          <w:rFonts w:asciiTheme="minorBidi" w:hAnsiTheme="minorBidi"/>
          <w:sz w:val="22"/>
          <w:szCs w:val="22"/>
        </w:rPr>
        <w:t>model</w:t>
      </w:r>
      <w:r w:rsidR="005450C7">
        <w:rPr>
          <w:rFonts w:asciiTheme="minorBidi" w:hAnsiTheme="minorBidi"/>
          <w:sz w:val="22"/>
          <w:szCs w:val="22"/>
        </w:rPr>
        <w:t>, which in turn</w:t>
      </w:r>
      <w:r w:rsidR="00D32D87">
        <w:rPr>
          <w:rFonts w:asciiTheme="minorBidi" w:hAnsiTheme="minorBidi"/>
          <w:sz w:val="22"/>
          <w:szCs w:val="22"/>
        </w:rPr>
        <w:t xml:space="preserve"> </w:t>
      </w:r>
      <w:r w:rsidR="003F08C4">
        <w:rPr>
          <w:rFonts w:asciiTheme="minorBidi" w:hAnsiTheme="minorBidi"/>
          <w:sz w:val="22"/>
          <w:szCs w:val="22"/>
        </w:rPr>
        <w:t>drive</w:t>
      </w:r>
      <w:r w:rsidR="00050755">
        <w:rPr>
          <w:rFonts w:asciiTheme="minorBidi" w:hAnsiTheme="minorBidi"/>
          <w:sz w:val="22"/>
          <w:szCs w:val="22"/>
        </w:rPr>
        <w:t>s</w:t>
      </w:r>
      <w:r w:rsidR="009738AD">
        <w:rPr>
          <w:rFonts w:asciiTheme="minorBidi" w:hAnsiTheme="minorBidi"/>
          <w:sz w:val="22"/>
          <w:szCs w:val="22"/>
        </w:rPr>
        <w:t xml:space="preserve"> the </w:t>
      </w:r>
      <w:r w:rsidR="005439B8">
        <w:rPr>
          <w:rFonts w:asciiTheme="minorBidi" w:hAnsiTheme="minorBidi"/>
          <w:sz w:val="22"/>
          <w:szCs w:val="22"/>
        </w:rPr>
        <w:t xml:space="preserve">contraction model of </w:t>
      </w:r>
      <w:r w:rsidR="0029733B">
        <w:rPr>
          <w:rFonts w:asciiTheme="minorBidi" w:hAnsiTheme="minorBidi"/>
          <w:sz w:val="22"/>
          <w:szCs w:val="22"/>
        </w:rPr>
        <w:t>half-sarcomeres</w:t>
      </w:r>
      <w:r w:rsidR="005439B8">
        <w:rPr>
          <w:rFonts w:asciiTheme="minorBidi" w:hAnsiTheme="minorBidi"/>
          <w:sz w:val="22"/>
          <w:szCs w:val="22"/>
        </w:rPr>
        <w:t>.</w:t>
      </w:r>
      <w:r w:rsidR="00C921EF">
        <w:rPr>
          <w:rFonts w:asciiTheme="minorBidi" w:hAnsiTheme="minorBidi"/>
          <w:sz w:val="22"/>
          <w:szCs w:val="22"/>
        </w:rPr>
        <w:t xml:space="preserve"> The</w:t>
      </w:r>
      <w:r w:rsidR="005439B8">
        <w:rPr>
          <w:rFonts w:asciiTheme="minorBidi" w:hAnsiTheme="minorBidi"/>
          <w:sz w:val="22"/>
          <w:szCs w:val="22"/>
        </w:rPr>
        <w:t xml:space="preserve"> </w:t>
      </w:r>
      <w:r w:rsidR="00C921EF">
        <w:rPr>
          <w:rFonts w:asciiTheme="minorBidi" w:hAnsiTheme="minorBidi"/>
          <w:sz w:val="22"/>
          <w:szCs w:val="22"/>
        </w:rPr>
        <w:t>c</w:t>
      </w:r>
      <w:r w:rsidR="0029733B">
        <w:rPr>
          <w:rFonts w:asciiTheme="minorBidi" w:hAnsiTheme="minorBidi"/>
          <w:sz w:val="22"/>
          <w:szCs w:val="22"/>
        </w:rPr>
        <w:t xml:space="preserve">hange in </w:t>
      </w:r>
      <w:r w:rsidR="004F45B2">
        <w:rPr>
          <w:rFonts w:asciiTheme="minorBidi" w:hAnsiTheme="minorBidi"/>
          <w:sz w:val="22"/>
          <w:szCs w:val="22"/>
        </w:rPr>
        <w:t>half-sarcomere</w:t>
      </w:r>
      <w:r w:rsidR="00785CE5">
        <w:rPr>
          <w:rFonts w:asciiTheme="minorBidi" w:hAnsiTheme="minorBidi"/>
          <w:sz w:val="22"/>
          <w:szCs w:val="22"/>
        </w:rPr>
        <w:t xml:space="preserve"> length and stress </w:t>
      </w:r>
      <w:r w:rsidR="003F08C4">
        <w:rPr>
          <w:rFonts w:asciiTheme="minorBidi" w:hAnsiTheme="minorBidi"/>
          <w:sz w:val="22"/>
          <w:szCs w:val="22"/>
        </w:rPr>
        <w:t xml:space="preserve">determines </w:t>
      </w:r>
      <w:r w:rsidR="00CE143E">
        <w:rPr>
          <w:rFonts w:asciiTheme="minorBidi" w:hAnsiTheme="minorBidi"/>
          <w:sz w:val="22"/>
          <w:szCs w:val="22"/>
        </w:rPr>
        <w:t xml:space="preserve">the </w:t>
      </w:r>
      <w:r w:rsidR="004D5F00">
        <w:rPr>
          <w:rFonts w:asciiTheme="minorBidi" w:hAnsiTheme="minorBidi"/>
          <w:sz w:val="22"/>
          <w:szCs w:val="22"/>
        </w:rPr>
        <w:t>blood pressure inside the ventricle cham</w:t>
      </w:r>
      <w:r w:rsidR="000E34C5">
        <w:rPr>
          <w:rFonts w:asciiTheme="minorBidi" w:hAnsiTheme="minorBidi"/>
          <w:sz w:val="22"/>
          <w:szCs w:val="22"/>
        </w:rPr>
        <w:t xml:space="preserve">ber via Laplace’s law. </w:t>
      </w:r>
      <w:r w:rsidR="001559AE">
        <w:rPr>
          <w:rFonts w:asciiTheme="minorBidi" w:hAnsiTheme="minorBidi"/>
          <w:sz w:val="22"/>
          <w:szCs w:val="22"/>
        </w:rPr>
        <w:t xml:space="preserve">Consequently, the </w:t>
      </w:r>
      <w:r w:rsidR="00415D7B">
        <w:rPr>
          <w:rFonts w:asciiTheme="minorBidi" w:hAnsiTheme="minorBidi"/>
          <w:sz w:val="22"/>
          <w:szCs w:val="22"/>
        </w:rPr>
        <w:t xml:space="preserve">blood </w:t>
      </w:r>
      <w:r w:rsidR="0049362F">
        <w:rPr>
          <w:rFonts w:asciiTheme="minorBidi" w:hAnsiTheme="minorBidi"/>
          <w:sz w:val="22"/>
          <w:szCs w:val="22"/>
        </w:rPr>
        <w:t xml:space="preserve">flows into the </w:t>
      </w:r>
      <w:r w:rsidR="00C77DC1">
        <w:rPr>
          <w:rFonts w:asciiTheme="minorBidi" w:hAnsiTheme="minorBidi"/>
          <w:sz w:val="22"/>
          <w:szCs w:val="22"/>
        </w:rPr>
        <w:t>l</w:t>
      </w:r>
      <w:r w:rsidR="00050755">
        <w:rPr>
          <w:rFonts w:asciiTheme="minorBidi" w:hAnsiTheme="minorBidi"/>
          <w:sz w:val="22"/>
          <w:szCs w:val="22"/>
        </w:rPr>
        <w:t>u</w:t>
      </w:r>
      <w:r w:rsidR="00C77DC1">
        <w:rPr>
          <w:rFonts w:asciiTheme="minorBidi" w:hAnsiTheme="minorBidi"/>
          <w:sz w:val="22"/>
          <w:szCs w:val="22"/>
        </w:rPr>
        <w:t>mped parameter mode</w:t>
      </w:r>
      <w:r w:rsidR="00B8632B">
        <w:rPr>
          <w:rFonts w:asciiTheme="minorBidi" w:hAnsiTheme="minorBidi"/>
          <w:sz w:val="22"/>
          <w:szCs w:val="22"/>
        </w:rPr>
        <w:t>l</w:t>
      </w:r>
      <w:r w:rsidR="00496139">
        <w:rPr>
          <w:rFonts w:asciiTheme="minorBidi" w:hAnsiTheme="minorBidi"/>
          <w:sz w:val="22"/>
          <w:szCs w:val="22"/>
        </w:rPr>
        <w:t xml:space="preserve"> of circulation and </w:t>
      </w:r>
      <w:r w:rsidR="007E490D">
        <w:rPr>
          <w:rFonts w:asciiTheme="minorBidi" w:hAnsiTheme="minorBidi"/>
          <w:sz w:val="22"/>
          <w:szCs w:val="22"/>
        </w:rPr>
        <w:t xml:space="preserve">updates the compartmental </w:t>
      </w:r>
      <w:r w:rsidR="00C16671">
        <w:rPr>
          <w:rFonts w:asciiTheme="minorBidi" w:hAnsiTheme="minorBidi"/>
          <w:sz w:val="22"/>
          <w:szCs w:val="22"/>
        </w:rPr>
        <w:t xml:space="preserve">blood volume based on Ohm’s law. More details </w:t>
      </w:r>
      <w:r w:rsidR="00E94941">
        <w:rPr>
          <w:rFonts w:asciiTheme="minorBidi" w:hAnsiTheme="minorBidi"/>
          <w:sz w:val="22"/>
          <w:szCs w:val="22"/>
        </w:rPr>
        <w:t>on</w:t>
      </w:r>
      <w:r w:rsidR="00E330E6">
        <w:rPr>
          <w:rFonts w:asciiTheme="minorBidi" w:hAnsiTheme="minorBidi"/>
          <w:sz w:val="22"/>
          <w:szCs w:val="22"/>
        </w:rPr>
        <w:t xml:space="preserve"> </w:t>
      </w:r>
      <w:r w:rsidR="00432ED2">
        <w:rPr>
          <w:rFonts w:asciiTheme="minorBidi" w:hAnsiTheme="minorBidi"/>
          <w:sz w:val="22"/>
          <w:szCs w:val="22"/>
        </w:rPr>
        <w:t>the original framework</w:t>
      </w:r>
      <w:r w:rsidR="00E330E6">
        <w:rPr>
          <w:rFonts w:asciiTheme="minorBidi" w:hAnsiTheme="minorBidi"/>
          <w:sz w:val="22"/>
          <w:szCs w:val="22"/>
        </w:rPr>
        <w:t xml:space="preserve"> </w:t>
      </w:r>
      <w:r w:rsidR="00C16671">
        <w:rPr>
          <w:rFonts w:asciiTheme="minorBidi" w:hAnsiTheme="minorBidi"/>
          <w:sz w:val="22"/>
          <w:szCs w:val="22"/>
        </w:rPr>
        <w:t xml:space="preserve">can </w:t>
      </w:r>
      <w:r w:rsidR="004A3794">
        <w:rPr>
          <w:rFonts w:asciiTheme="minorBidi" w:hAnsiTheme="minorBidi"/>
          <w:sz w:val="22"/>
          <w:szCs w:val="22"/>
        </w:rPr>
        <w:t>be find in Campbell et al</w:t>
      </w:r>
      <w:r w:rsidR="00E330E6">
        <w:rPr>
          <w:rFonts w:asciiTheme="minorBidi" w:hAnsiTheme="minorBidi"/>
          <w:sz w:val="22"/>
          <w:szCs w:val="22"/>
        </w:rPr>
        <w:t>.’s</w:t>
      </w:r>
      <w:r w:rsidR="00B0635A">
        <w:rPr>
          <w:rFonts w:asciiTheme="minorBidi" w:hAnsiTheme="minorBidi"/>
          <w:sz w:val="22"/>
          <w:szCs w:val="22"/>
        </w:rPr>
        <w:t xml:space="preserve"> </w:t>
      </w:r>
      <w:r w:rsidR="00B0635A">
        <w:rPr>
          <w:rFonts w:asciiTheme="minorBidi" w:hAnsiTheme="minorBidi"/>
          <w:sz w:val="22"/>
          <w:szCs w:val="22"/>
        </w:rPr>
        <w:fldChar w:fldCharType="begin"/>
      </w:r>
      <w:r w:rsidR="00094D31">
        <w:rPr>
          <w:rFonts w:asciiTheme="minorBidi" w:hAnsiTheme="minorBidi"/>
          <w:sz w:val="22"/>
          <w:szCs w:val="22"/>
        </w:rPr>
        <w:instrText xml:space="preserve"> ADDIN EN.CITE &lt;EndNote&gt;&lt;Cite&gt;&lt;Author&gt;Campbell&lt;/Author&gt;&lt;Year&gt;2020&lt;/Year&gt;&lt;RecNum&gt;34&lt;/RecNum&gt;&lt;DisplayText&gt;(31)&lt;/DisplayText&gt;&lt;record&gt;&lt;rec-number&gt;34&lt;/rec-number&gt;&lt;foreign-keys&gt;&lt;key app="EN" db-id="9rxfwr5p1pszwee29srxx9d1zz9v0vrxtwp0" timestamp="1613068001"&gt;34&lt;/key&gt;&lt;/foreign-keys&gt;&lt;ref-type name="Journal Article"&gt;17&lt;/ref-type&gt;&lt;contributors&gt;&lt;authors&gt;&lt;author&gt;Campbell, K. S.&lt;/author&gt;&lt;author&gt;Chrisman, B. S.&lt;/author&gt;&lt;author&gt;Campbell, S. G.&lt;/author&gt;&lt;/authors&gt;&lt;/contributors&gt;&lt;auth-address&gt;Division of Cardiovascular Medicine, Department of Physiology, University of Kentucky, Lexington, KY, United States.&amp;#xD;Department of Biomedical Engineering, Yale University, New Haven, CT, United States.&lt;/auth-address&gt;&lt;titles&gt;&lt;title&gt;Multiscale Modeling of Cardiovascular Function Predicts That the End-Systolic Pressure Volume Relationship Can Be Targeted via Multiple Therapeutic Strategies&lt;/title&gt;&lt;secondary-title&gt;Front Physiol&lt;/secondary-title&gt;&lt;/titles&gt;&lt;periodical&gt;&lt;full-title&gt;Front Physiol&lt;/full-title&gt;&lt;/periodical&gt;&lt;pages&gt;1043&lt;/pages&gt;&lt;volume&gt;11&lt;/volume&gt;&lt;edition&gt;2020/09/26&lt;/edition&gt;&lt;keywords&gt;&lt;keyword&gt;Frank-Starling&lt;/keyword&gt;&lt;keyword&gt;cardiac function&lt;/keyword&gt;&lt;keyword&gt;computer modeling&lt;/keyword&gt;&lt;keyword&gt;multiscale modeling&lt;/keyword&gt;&lt;keyword&gt;ventricular function&lt;/keyword&gt;&lt;/keywords&gt;&lt;dates&gt;&lt;year&gt;2020&lt;/year&gt;&lt;/dates&gt;&lt;isbn&gt;1664-042X (Print)&amp;#xD;1664-042X (Linking)&lt;/isbn&gt;&lt;accession-num&gt;32973561&lt;/accession-num&gt;&lt;urls&gt;&lt;related-urls&gt;&lt;url&gt;https://www.ncbi.nlm.nih.gov/pubmed/32973561&lt;/url&gt;&lt;/related-urls&gt;&lt;/urls&gt;&lt;custom2&gt;PMC7466769&lt;/custom2&gt;&lt;electronic-resource-num&gt;10.3389/fphys.2020.01043&lt;/electronic-resource-num&gt;&lt;/record&gt;&lt;/Cite&gt;&lt;/EndNote&gt;</w:instrText>
      </w:r>
      <w:r w:rsidR="00B0635A">
        <w:rPr>
          <w:rFonts w:asciiTheme="minorBidi" w:hAnsiTheme="minorBidi"/>
          <w:sz w:val="22"/>
          <w:szCs w:val="22"/>
        </w:rPr>
        <w:fldChar w:fldCharType="separate"/>
      </w:r>
      <w:r w:rsidR="00094D31">
        <w:rPr>
          <w:rFonts w:asciiTheme="minorBidi" w:hAnsiTheme="minorBidi"/>
          <w:noProof/>
          <w:sz w:val="22"/>
          <w:szCs w:val="22"/>
        </w:rPr>
        <w:t>(31)</w:t>
      </w:r>
      <w:r w:rsidR="00B0635A">
        <w:rPr>
          <w:rFonts w:asciiTheme="minorBidi" w:hAnsiTheme="minorBidi"/>
          <w:sz w:val="22"/>
          <w:szCs w:val="22"/>
        </w:rPr>
        <w:fldChar w:fldCharType="end"/>
      </w:r>
      <w:r w:rsidR="00E330E6">
        <w:rPr>
          <w:rFonts w:asciiTheme="minorBidi" w:hAnsiTheme="minorBidi"/>
          <w:sz w:val="22"/>
          <w:szCs w:val="22"/>
        </w:rPr>
        <w:t xml:space="preserve"> </w:t>
      </w:r>
      <w:r w:rsidR="00B0635A">
        <w:rPr>
          <w:rFonts w:asciiTheme="minorBidi" w:hAnsiTheme="minorBidi"/>
          <w:sz w:val="22"/>
          <w:szCs w:val="22"/>
        </w:rPr>
        <w:t>study</w:t>
      </w:r>
      <w:r w:rsidR="00F4283E">
        <w:rPr>
          <w:rFonts w:asciiTheme="minorBidi" w:hAnsiTheme="minorBidi"/>
          <w:sz w:val="22"/>
          <w:szCs w:val="22"/>
        </w:rPr>
        <w:t xml:space="preserve">. </w:t>
      </w:r>
    </w:p>
    <w:p w14:paraId="3A82EA2B" w14:textId="77777777" w:rsidR="00D47AB2" w:rsidRDefault="00D47AB2" w:rsidP="002112B6">
      <w:pPr>
        <w:spacing w:line="276" w:lineRule="auto"/>
        <w:ind w:firstLine="720"/>
        <w:jc w:val="both"/>
        <w:rPr>
          <w:rFonts w:asciiTheme="minorBidi" w:hAnsiTheme="minorBidi"/>
          <w:sz w:val="22"/>
          <w:szCs w:val="22"/>
        </w:rPr>
      </w:pPr>
    </w:p>
    <w:p w14:paraId="31AA3AA4" w14:textId="1D70DD1E" w:rsidR="006E3D21" w:rsidRDefault="006E3D21" w:rsidP="002112B6">
      <w:pPr>
        <w:spacing w:line="276" w:lineRule="auto"/>
        <w:jc w:val="center"/>
        <w:rPr>
          <w:rFonts w:asciiTheme="minorBidi" w:hAnsiTheme="minorBidi"/>
          <w:sz w:val="22"/>
          <w:szCs w:val="22"/>
        </w:rPr>
      </w:pPr>
      <w:r>
        <w:rPr>
          <w:rFonts w:asciiTheme="minorBidi" w:hAnsiTheme="minorBidi"/>
          <w:noProof/>
          <w:sz w:val="22"/>
          <w:szCs w:val="22"/>
        </w:rPr>
        <w:drawing>
          <wp:inline distT="0" distB="0" distL="0" distR="0" wp14:anchorId="2B35DA8E" wp14:editId="25DAF144">
            <wp:extent cx="5943600" cy="3234055"/>
            <wp:effectExtent l="0" t="0" r="0" b="4445"/>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14:paraId="0DDF8275" w14:textId="62924FEC" w:rsidR="006E3D21" w:rsidRPr="006E3D21" w:rsidRDefault="006E3D21" w:rsidP="002112B6">
      <w:pPr>
        <w:spacing w:line="276" w:lineRule="auto"/>
        <w:jc w:val="center"/>
        <w:rPr>
          <w:rFonts w:asciiTheme="minorBidi" w:hAnsiTheme="minorBidi"/>
          <w:b/>
          <w:bCs/>
          <w:sz w:val="22"/>
          <w:szCs w:val="22"/>
        </w:rPr>
      </w:pPr>
      <w:r>
        <w:rPr>
          <w:rFonts w:asciiTheme="minorBidi" w:hAnsiTheme="minorBidi"/>
          <w:b/>
          <w:bCs/>
          <w:sz w:val="22"/>
          <w:szCs w:val="22"/>
        </w:rPr>
        <w:t xml:space="preserve">Fig 1. </w:t>
      </w:r>
      <w:r w:rsidR="002A1B18">
        <w:rPr>
          <w:rFonts w:asciiTheme="minorBidi" w:hAnsiTheme="minorBidi"/>
          <w:b/>
          <w:bCs/>
          <w:sz w:val="22"/>
          <w:szCs w:val="22"/>
        </w:rPr>
        <w:t>Schematic flowchart of the multiscale model of cardiovascular function (PyMyoVent)</w:t>
      </w:r>
    </w:p>
    <w:p w14:paraId="28A1A042" w14:textId="77777777" w:rsidR="00C41AA7" w:rsidRDefault="00C41AA7" w:rsidP="002112B6">
      <w:pPr>
        <w:spacing w:line="276" w:lineRule="auto"/>
        <w:jc w:val="both"/>
        <w:rPr>
          <w:rFonts w:asciiTheme="minorBidi" w:hAnsiTheme="minorBidi"/>
          <w:b/>
          <w:bCs/>
          <w:sz w:val="22"/>
          <w:szCs w:val="22"/>
        </w:rPr>
      </w:pPr>
    </w:p>
    <w:p w14:paraId="4F1C2D1C" w14:textId="209D3BB9" w:rsidR="00C41AA7" w:rsidRPr="00982D2E" w:rsidRDefault="00C41AA7" w:rsidP="002112B6">
      <w:pPr>
        <w:spacing w:line="276" w:lineRule="auto"/>
        <w:jc w:val="both"/>
        <w:rPr>
          <w:rFonts w:asciiTheme="minorBidi" w:hAnsiTheme="minorBidi"/>
          <w:b/>
          <w:bCs/>
          <w:i/>
          <w:iCs/>
          <w:sz w:val="22"/>
          <w:szCs w:val="22"/>
        </w:rPr>
      </w:pPr>
      <w:r w:rsidRPr="00982D2E">
        <w:rPr>
          <w:rFonts w:asciiTheme="minorBidi" w:hAnsiTheme="minorBidi"/>
          <w:b/>
          <w:bCs/>
          <w:i/>
          <w:iCs/>
          <w:sz w:val="22"/>
          <w:szCs w:val="22"/>
        </w:rPr>
        <w:t xml:space="preserve">Baroreflex </w:t>
      </w:r>
      <w:r w:rsidR="007636C5" w:rsidRPr="00982D2E">
        <w:rPr>
          <w:rFonts w:asciiTheme="minorBidi" w:hAnsiTheme="minorBidi"/>
          <w:b/>
          <w:bCs/>
          <w:i/>
          <w:iCs/>
          <w:sz w:val="22"/>
          <w:szCs w:val="22"/>
        </w:rPr>
        <w:t xml:space="preserve">feedback loop </w:t>
      </w:r>
      <w:r w:rsidRPr="00982D2E">
        <w:rPr>
          <w:rFonts w:asciiTheme="minorBidi" w:hAnsiTheme="minorBidi"/>
          <w:b/>
          <w:bCs/>
          <w:i/>
          <w:iCs/>
          <w:sz w:val="22"/>
          <w:szCs w:val="22"/>
        </w:rPr>
        <w:t>model</w:t>
      </w:r>
    </w:p>
    <w:p w14:paraId="23B1062B" w14:textId="65584D19" w:rsidR="00355521" w:rsidRPr="00C4790C" w:rsidRDefault="001B73B0" w:rsidP="002112B6">
      <w:pPr>
        <w:spacing w:line="276" w:lineRule="auto"/>
        <w:jc w:val="both"/>
        <w:rPr>
          <w:rFonts w:asciiTheme="minorBidi" w:hAnsiTheme="minorBidi"/>
          <w:sz w:val="22"/>
          <w:szCs w:val="22"/>
        </w:rPr>
      </w:pPr>
      <w:r>
        <w:rPr>
          <w:rFonts w:asciiTheme="minorBidi" w:hAnsiTheme="minorBidi"/>
          <w:sz w:val="22"/>
          <w:szCs w:val="22"/>
        </w:rPr>
        <w:t xml:space="preserve">In our previous work (Sharifi </w:t>
      </w:r>
      <w:r w:rsidR="00EB5B12">
        <w:rPr>
          <w:rFonts w:asciiTheme="minorBidi" w:hAnsiTheme="minorBidi"/>
          <w:sz w:val="22"/>
          <w:szCs w:val="22"/>
        </w:rPr>
        <w:t xml:space="preserve">et al. </w:t>
      </w:r>
      <w:r>
        <w:rPr>
          <w:rFonts w:asciiTheme="minorBidi" w:hAnsiTheme="minorBidi"/>
          <w:sz w:val="22"/>
          <w:szCs w:val="22"/>
        </w:rPr>
        <w:t xml:space="preserve">2021) we </w:t>
      </w:r>
      <w:r w:rsidR="00050755">
        <w:rPr>
          <w:rFonts w:asciiTheme="minorBidi" w:hAnsiTheme="minorBidi"/>
          <w:sz w:val="22"/>
          <w:szCs w:val="22"/>
        </w:rPr>
        <w:t xml:space="preserve">enhanced </w:t>
      </w:r>
      <w:r>
        <w:rPr>
          <w:rFonts w:asciiTheme="minorBidi" w:hAnsiTheme="minorBidi"/>
          <w:sz w:val="22"/>
          <w:szCs w:val="22"/>
        </w:rPr>
        <w:t xml:space="preserve">the original framework of PyMyoVent </w:t>
      </w:r>
      <w:r>
        <w:rPr>
          <w:rFonts w:asciiTheme="minorBidi" w:hAnsiTheme="minorBidi"/>
          <w:sz w:val="22"/>
          <w:szCs w:val="22"/>
        </w:rPr>
        <w:fldChar w:fldCharType="begin"/>
      </w:r>
      <w:r w:rsidR="00094D31">
        <w:rPr>
          <w:rFonts w:asciiTheme="minorBidi" w:hAnsiTheme="minorBidi"/>
          <w:sz w:val="22"/>
          <w:szCs w:val="22"/>
        </w:rPr>
        <w:instrText xml:space="preserve"> ADDIN EN.CITE &lt;EndNote&gt;&lt;Cite&gt;&lt;Author&gt;Campbell&lt;/Author&gt;&lt;Year&gt;2020&lt;/Year&gt;&lt;RecNum&gt;34&lt;/RecNum&gt;&lt;DisplayText&gt;(31)&lt;/DisplayText&gt;&lt;record&gt;&lt;rec-number&gt;34&lt;/rec-number&gt;&lt;foreign-keys&gt;&lt;key app="EN" db-id="9rxfwr5p1pszwee29srxx9d1zz9v0vrxtwp0" timestamp="1613068001"&gt;34&lt;/key&gt;&lt;/foreign-keys&gt;&lt;ref-type name="Journal Article"&gt;17&lt;/ref-type&gt;&lt;contributors&gt;&lt;authors&gt;&lt;author&gt;Campbell, K. S.&lt;/author&gt;&lt;author&gt;Chrisman, B. S.&lt;/author&gt;&lt;author&gt;Campbell, S. G.&lt;/author&gt;&lt;/authors&gt;&lt;/contributors&gt;&lt;auth-address&gt;Division of Cardiovascular Medicine, Department of Physiology, University of Kentucky, Lexington, KY, United States.&amp;#xD;Department of Biomedical Engineering, Yale University, New Haven, CT, United States.&lt;/auth-address&gt;&lt;titles&gt;&lt;title&gt;Multiscale Modeling of Cardiovascular Function Predicts That the End-Systolic Pressure Volume Relationship Can Be Targeted via Multiple Therapeutic Strategies&lt;/title&gt;&lt;secondary-title&gt;Front Physiol&lt;/secondary-title&gt;&lt;/titles&gt;&lt;periodical&gt;&lt;full-title&gt;Front Physiol&lt;/full-title&gt;&lt;/periodical&gt;&lt;pages&gt;1043&lt;/pages&gt;&lt;volume&gt;11&lt;/volume&gt;&lt;edition&gt;2020/09/26&lt;/edition&gt;&lt;keywords&gt;&lt;keyword&gt;Frank-Starling&lt;/keyword&gt;&lt;keyword&gt;cardiac function&lt;/keyword&gt;&lt;keyword&gt;computer modeling&lt;/keyword&gt;&lt;keyword&gt;multiscale modeling&lt;/keyword&gt;&lt;keyword&gt;ventricular function&lt;/keyword&gt;&lt;/keywords&gt;&lt;dates&gt;&lt;year&gt;2020&lt;/year&gt;&lt;/dates&gt;&lt;isbn&gt;1664-042X (Print)&amp;#xD;1664-042X (Linking)&lt;/isbn&gt;&lt;accession-num&gt;32973561&lt;/accession-num&gt;&lt;urls&gt;&lt;related-urls&gt;&lt;url&gt;https://www.ncbi.nlm.nih.gov/pubmed/32973561&lt;/url&gt;&lt;/related-urls&gt;&lt;/urls&gt;&lt;custom2&gt;PMC7466769&lt;/custom2&gt;&lt;electronic-resource-num&gt;10.3389/fphys.2020.01043&lt;/electronic-resource-num&gt;&lt;/record&gt;&lt;/Cite&gt;&lt;/EndNote&gt;</w:instrText>
      </w:r>
      <w:r>
        <w:rPr>
          <w:rFonts w:asciiTheme="minorBidi" w:hAnsiTheme="minorBidi"/>
          <w:sz w:val="22"/>
          <w:szCs w:val="22"/>
        </w:rPr>
        <w:fldChar w:fldCharType="separate"/>
      </w:r>
      <w:r w:rsidR="00094D31">
        <w:rPr>
          <w:rFonts w:asciiTheme="minorBidi" w:hAnsiTheme="minorBidi"/>
          <w:noProof/>
          <w:sz w:val="22"/>
          <w:szCs w:val="22"/>
        </w:rPr>
        <w:t>(31)</w:t>
      </w:r>
      <w:r>
        <w:rPr>
          <w:rFonts w:asciiTheme="minorBidi" w:hAnsiTheme="minorBidi"/>
          <w:sz w:val="22"/>
          <w:szCs w:val="22"/>
        </w:rPr>
        <w:fldChar w:fldCharType="end"/>
      </w:r>
      <w:r>
        <w:rPr>
          <w:rFonts w:asciiTheme="minorBidi" w:hAnsiTheme="minorBidi"/>
          <w:sz w:val="22"/>
          <w:szCs w:val="22"/>
        </w:rPr>
        <w:t xml:space="preserve"> with </w:t>
      </w:r>
      <w:r w:rsidR="00FC1CBD">
        <w:rPr>
          <w:rFonts w:asciiTheme="minorBidi" w:hAnsiTheme="minorBidi"/>
          <w:sz w:val="22"/>
          <w:szCs w:val="22"/>
        </w:rPr>
        <w:t xml:space="preserve">a model of </w:t>
      </w:r>
      <w:r w:rsidR="00050755">
        <w:rPr>
          <w:rFonts w:asciiTheme="minorBidi" w:hAnsiTheme="minorBidi"/>
          <w:sz w:val="22"/>
          <w:szCs w:val="22"/>
        </w:rPr>
        <w:t xml:space="preserve">the </w:t>
      </w:r>
      <w:r w:rsidR="00FC1CBD">
        <w:rPr>
          <w:rFonts w:asciiTheme="minorBidi" w:hAnsiTheme="minorBidi"/>
          <w:sz w:val="22"/>
          <w:szCs w:val="22"/>
        </w:rPr>
        <w:t>b</w:t>
      </w:r>
      <w:r w:rsidR="00F71E05">
        <w:rPr>
          <w:rFonts w:asciiTheme="minorBidi" w:hAnsiTheme="minorBidi"/>
          <w:sz w:val="22"/>
          <w:szCs w:val="22"/>
        </w:rPr>
        <w:t>aroreflex</w:t>
      </w:r>
      <w:r w:rsidR="009D7BD1">
        <w:rPr>
          <w:rFonts w:asciiTheme="minorBidi" w:hAnsiTheme="minorBidi"/>
          <w:sz w:val="22"/>
          <w:szCs w:val="22"/>
        </w:rPr>
        <w:t xml:space="preserve"> (Fig</w:t>
      </w:r>
      <w:r w:rsidR="00777E5A">
        <w:rPr>
          <w:rFonts w:asciiTheme="minorBidi" w:hAnsiTheme="minorBidi"/>
          <w:sz w:val="22"/>
          <w:szCs w:val="22"/>
        </w:rPr>
        <w:t xml:space="preserve"> 1)</w:t>
      </w:r>
      <w:r w:rsidR="00F71E05">
        <w:rPr>
          <w:rFonts w:asciiTheme="minorBidi" w:hAnsiTheme="minorBidi"/>
          <w:sz w:val="22"/>
          <w:szCs w:val="22"/>
        </w:rPr>
        <w:t xml:space="preserve"> </w:t>
      </w:r>
      <w:r w:rsidR="00676187">
        <w:rPr>
          <w:rFonts w:asciiTheme="minorBidi" w:hAnsiTheme="minorBidi"/>
          <w:sz w:val="22"/>
          <w:szCs w:val="22"/>
        </w:rPr>
        <w:t xml:space="preserve">to maintain arterial pressure at a </w:t>
      </w:r>
      <w:r w:rsidR="00667B35">
        <w:rPr>
          <w:rFonts w:asciiTheme="minorBidi" w:hAnsiTheme="minorBidi"/>
          <w:sz w:val="22"/>
          <w:szCs w:val="22"/>
        </w:rPr>
        <w:t xml:space="preserve">user-defined setpoint level. The baroreflex </w:t>
      </w:r>
      <w:r w:rsidR="000A5D6E">
        <w:rPr>
          <w:rFonts w:asciiTheme="minorBidi" w:hAnsiTheme="minorBidi"/>
          <w:sz w:val="22"/>
          <w:szCs w:val="22"/>
        </w:rPr>
        <w:t xml:space="preserve">model </w:t>
      </w:r>
      <w:r w:rsidR="00050755">
        <w:rPr>
          <w:rFonts w:asciiTheme="minorBidi" w:hAnsiTheme="minorBidi"/>
          <w:sz w:val="22"/>
          <w:szCs w:val="22"/>
        </w:rPr>
        <w:t xml:space="preserve">was designed to </w:t>
      </w:r>
      <w:r w:rsidR="002A7CB3">
        <w:rPr>
          <w:rFonts w:asciiTheme="minorBidi" w:hAnsiTheme="minorBidi"/>
          <w:sz w:val="22"/>
          <w:szCs w:val="22"/>
        </w:rPr>
        <w:t>regulate</w:t>
      </w:r>
      <w:r w:rsidR="0038397A">
        <w:rPr>
          <w:rFonts w:asciiTheme="minorBidi" w:hAnsiTheme="minorBidi"/>
          <w:sz w:val="22"/>
          <w:szCs w:val="22"/>
        </w:rPr>
        <w:t xml:space="preserve"> the heart rate, myofilaments contractility, Ca</w:t>
      </w:r>
      <w:r w:rsidR="0038397A">
        <w:rPr>
          <w:rFonts w:asciiTheme="minorBidi" w:hAnsiTheme="minorBidi"/>
          <w:sz w:val="22"/>
          <w:szCs w:val="22"/>
          <w:vertAlign w:val="superscript"/>
        </w:rPr>
        <w:t>2+</w:t>
      </w:r>
      <w:r w:rsidR="0038397A">
        <w:rPr>
          <w:rFonts w:asciiTheme="minorBidi" w:hAnsiTheme="minorBidi"/>
          <w:sz w:val="22"/>
          <w:szCs w:val="22"/>
        </w:rPr>
        <w:t xml:space="preserve"> transient, </w:t>
      </w:r>
      <w:r w:rsidR="00422BF7">
        <w:rPr>
          <w:rFonts w:asciiTheme="minorBidi" w:hAnsiTheme="minorBidi"/>
          <w:sz w:val="22"/>
          <w:szCs w:val="22"/>
        </w:rPr>
        <w:t xml:space="preserve">and </w:t>
      </w:r>
      <w:r w:rsidR="00DE61F1">
        <w:rPr>
          <w:rFonts w:asciiTheme="minorBidi" w:hAnsiTheme="minorBidi"/>
          <w:sz w:val="22"/>
          <w:szCs w:val="22"/>
        </w:rPr>
        <w:t xml:space="preserve">vascular tone. </w:t>
      </w:r>
      <w:r w:rsidR="00C5276A">
        <w:rPr>
          <w:rFonts w:asciiTheme="minorBidi" w:hAnsiTheme="minorBidi"/>
          <w:sz w:val="22"/>
          <w:szCs w:val="22"/>
        </w:rPr>
        <w:t xml:space="preserve">It was shown </w:t>
      </w:r>
      <w:r w:rsidR="008B4F3E">
        <w:rPr>
          <w:rFonts w:asciiTheme="minorBidi" w:hAnsiTheme="minorBidi"/>
          <w:sz w:val="22"/>
          <w:szCs w:val="22"/>
        </w:rPr>
        <w:t xml:space="preserve">that </w:t>
      </w:r>
      <w:r w:rsidR="00C5276A">
        <w:rPr>
          <w:rFonts w:asciiTheme="minorBidi" w:hAnsiTheme="minorBidi"/>
          <w:sz w:val="22"/>
          <w:szCs w:val="22"/>
        </w:rPr>
        <w:t>the baroreflex loop was</w:t>
      </w:r>
      <w:r w:rsidR="006B554C">
        <w:rPr>
          <w:rFonts w:asciiTheme="minorBidi" w:hAnsiTheme="minorBidi"/>
          <w:sz w:val="22"/>
          <w:szCs w:val="22"/>
        </w:rPr>
        <w:t xml:space="preserve"> able to regulate the system toward</w:t>
      </w:r>
      <w:r w:rsidR="00080B75">
        <w:rPr>
          <w:rFonts w:asciiTheme="minorBidi" w:hAnsiTheme="minorBidi"/>
          <w:sz w:val="22"/>
          <w:szCs w:val="22"/>
        </w:rPr>
        <w:t>s</w:t>
      </w:r>
      <w:r w:rsidR="00100B12">
        <w:rPr>
          <w:rFonts w:asciiTheme="minorBidi" w:hAnsiTheme="minorBidi"/>
          <w:sz w:val="22"/>
          <w:szCs w:val="22"/>
        </w:rPr>
        <w:t xml:space="preserve"> </w:t>
      </w:r>
      <w:r w:rsidR="006C46E4">
        <w:rPr>
          <w:rFonts w:asciiTheme="minorBidi" w:hAnsiTheme="minorBidi"/>
          <w:sz w:val="22"/>
          <w:szCs w:val="22"/>
        </w:rPr>
        <w:t>a</w:t>
      </w:r>
      <w:r w:rsidR="007F38D3">
        <w:rPr>
          <w:rFonts w:asciiTheme="minorBidi" w:hAnsiTheme="minorBidi"/>
          <w:sz w:val="22"/>
          <w:szCs w:val="22"/>
        </w:rPr>
        <w:t xml:space="preserve"> user-defined level of setpoint, </w:t>
      </w:r>
      <w:r w:rsidR="00050755">
        <w:rPr>
          <w:rFonts w:asciiTheme="minorBidi" w:hAnsiTheme="minorBidi"/>
          <w:sz w:val="22"/>
          <w:szCs w:val="22"/>
        </w:rPr>
        <w:t xml:space="preserve">as well as </w:t>
      </w:r>
      <w:r w:rsidR="007F38D3">
        <w:rPr>
          <w:rFonts w:asciiTheme="minorBidi" w:hAnsiTheme="minorBidi"/>
          <w:sz w:val="22"/>
          <w:szCs w:val="22"/>
        </w:rPr>
        <w:t xml:space="preserve">maintain the </w:t>
      </w:r>
      <w:r w:rsidR="00D365F6">
        <w:rPr>
          <w:rFonts w:asciiTheme="minorBidi" w:hAnsiTheme="minorBidi"/>
          <w:sz w:val="22"/>
          <w:szCs w:val="22"/>
        </w:rPr>
        <w:t>arterial pressure</w:t>
      </w:r>
      <w:r w:rsidR="00DA6E9C">
        <w:rPr>
          <w:rFonts w:asciiTheme="minorBidi" w:hAnsiTheme="minorBidi"/>
          <w:sz w:val="22"/>
          <w:szCs w:val="22"/>
        </w:rPr>
        <w:t xml:space="preserve"> at </w:t>
      </w:r>
      <w:r w:rsidR="006C46E4">
        <w:rPr>
          <w:rFonts w:asciiTheme="minorBidi" w:hAnsiTheme="minorBidi"/>
          <w:sz w:val="22"/>
          <w:szCs w:val="22"/>
        </w:rPr>
        <w:t xml:space="preserve">the </w:t>
      </w:r>
      <w:r w:rsidR="00DA6E9C">
        <w:rPr>
          <w:rFonts w:asciiTheme="minorBidi" w:hAnsiTheme="minorBidi"/>
          <w:sz w:val="22"/>
          <w:szCs w:val="22"/>
        </w:rPr>
        <w:t>setpoint level</w:t>
      </w:r>
      <w:r w:rsidR="00D365F6">
        <w:rPr>
          <w:rFonts w:asciiTheme="minorBidi" w:hAnsiTheme="minorBidi"/>
          <w:sz w:val="22"/>
          <w:szCs w:val="22"/>
        </w:rPr>
        <w:t xml:space="preserve"> under perturbed ventricular loading</w:t>
      </w:r>
      <w:r w:rsidR="00050755">
        <w:rPr>
          <w:rFonts w:asciiTheme="minorBidi" w:hAnsiTheme="minorBidi"/>
          <w:sz w:val="22"/>
          <w:szCs w:val="22"/>
        </w:rPr>
        <w:t>,</w:t>
      </w:r>
      <w:r w:rsidR="00D365F6">
        <w:rPr>
          <w:rFonts w:asciiTheme="minorBidi" w:hAnsiTheme="minorBidi"/>
          <w:sz w:val="22"/>
          <w:szCs w:val="22"/>
        </w:rPr>
        <w:t xml:space="preserve"> such as </w:t>
      </w:r>
      <w:r w:rsidR="00DA6E9C">
        <w:rPr>
          <w:rFonts w:asciiTheme="minorBidi" w:hAnsiTheme="minorBidi"/>
          <w:sz w:val="22"/>
          <w:szCs w:val="22"/>
        </w:rPr>
        <w:t xml:space="preserve">acute blood loss </w:t>
      </w:r>
      <w:r w:rsidR="00497B94">
        <w:rPr>
          <w:rFonts w:asciiTheme="minorBidi" w:hAnsiTheme="minorBidi"/>
          <w:sz w:val="22"/>
          <w:szCs w:val="22"/>
        </w:rPr>
        <w:t>or</w:t>
      </w:r>
      <w:r w:rsidR="00DA6E9C">
        <w:rPr>
          <w:rFonts w:asciiTheme="minorBidi" w:hAnsiTheme="minorBidi"/>
          <w:sz w:val="22"/>
          <w:szCs w:val="22"/>
        </w:rPr>
        <w:t xml:space="preserve"> aortic stenosis.</w:t>
      </w:r>
      <w:r w:rsidR="00517DBA">
        <w:rPr>
          <w:rFonts w:asciiTheme="minorBidi" w:hAnsiTheme="minorBidi"/>
          <w:sz w:val="22"/>
          <w:szCs w:val="22"/>
        </w:rPr>
        <w:t xml:space="preserve"> More information</w:t>
      </w:r>
      <w:r w:rsidR="00DA6E9C">
        <w:rPr>
          <w:rFonts w:asciiTheme="minorBidi" w:hAnsiTheme="minorBidi"/>
          <w:sz w:val="22"/>
          <w:szCs w:val="22"/>
        </w:rPr>
        <w:t xml:space="preserve"> </w:t>
      </w:r>
      <w:r w:rsidR="0071486A">
        <w:rPr>
          <w:rFonts w:asciiTheme="minorBidi" w:hAnsiTheme="minorBidi"/>
          <w:sz w:val="22"/>
          <w:szCs w:val="22"/>
        </w:rPr>
        <w:t xml:space="preserve">on the baroreflex loop </w:t>
      </w:r>
      <w:r w:rsidR="00FB6FFD">
        <w:rPr>
          <w:rFonts w:asciiTheme="minorBidi" w:hAnsiTheme="minorBidi"/>
          <w:sz w:val="22"/>
          <w:szCs w:val="22"/>
        </w:rPr>
        <w:t xml:space="preserve">is </w:t>
      </w:r>
      <w:r w:rsidR="00050755">
        <w:rPr>
          <w:rFonts w:asciiTheme="minorBidi" w:hAnsiTheme="minorBidi"/>
          <w:sz w:val="22"/>
          <w:szCs w:val="22"/>
        </w:rPr>
        <w:t xml:space="preserve">provided </w:t>
      </w:r>
      <w:r w:rsidR="00C61DA5">
        <w:rPr>
          <w:rFonts w:asciiTheme="minorBidi" w:hAnsiTheme="minorBidi"/>
          <w:sz w:val="22"/>
          <w:szCs w:val="22"/>
        </w:rPr>
        <w:t xml:space="preserve">in the main work (Sharifi </w:t>
      </w:r>
      <w:r w:rsidR="00602E4B">
        <w:rPr>
          <w:rFonts w:asciiTheme="minorBidi" w:hAnsiTheme="minorBidi"/>
          <w:sz w:val="22"/>
          <w:szCs w:val="22"/>
        </w:rPr>
        <w:t xml:space="preserve">et al. </w:t>
      </w:r>
      <w:r w:rsidR="00C61DA5">
        <w:rPr>
          <w:rFonts w:asciiTheme="minorBidi" w:hAnsiTheme="minorBidi"/>
          <w:sz w:val="22"/>
          <w:szCs w:val="22"/>
        </w:rPr>
        <w:t>2021).</w:t>
      </w:r>
      <w:r w:rsidR="00B9559C">
        <w:rPr>
          <w:rFonts w:asciiTheme="minorBidi" w:hAnsiTheme="minorBidi"/>
          <w:sz w:val="22"/>
          <w:szCs w:val="22"/>
        </w:rPr>
        <w:t xml:space="preserve"> </w:t>
      </w:r>
    </w:p>
    <w:p w14:paraId="1D947912" w14:textId="54C16CCB" w:rsidR="00E71D20" w:rsidRPr="00C4790C" w:rsidRDefault="00C41AA7" w:rsidP="002112B6">
      <w:pPr>
        <w:spacing w:line="276" w:lineRule="auto"/>
        <w:jc w:val="both"/>
        <w:rPr>
          <w:rFonts w:asciiTheme="minorBidi" w:hAnsiTheme="minorBidi"/>
          <w:b/>
          <w:bCs/>
          <w:i/>
          <w:iCs/>
          <w:sz w:val="22"/>
          <w:szCs w:val="22"/>
        </w:rPr>
      </w:pPr>
      <w:r w:rsidRPr="00C4790C">
        <w:rPr>
          <w:rFonts w:asciiTheme="minorBidi" w:hAnsiTheme="minorBidi"/>
          <w:b/>
          <w:bCs/>
          <w:i/>
          <w:iCs/>
          <w:sz w:val="22"/>
          <w:szCs w:val="22"/>
        </w:rPr>
        <w:t>Growth model</w:t>
      </w:r>
      <w:r w:rsidR="003C135B" w:rsidRPr="00C4790C">
        <w:rPr>
          <w:rFonts w:asciiTheme="minorBidi" w:hAnsiTheme="minorBidi"/>
          <w:i/>
          <w:iCs/>
          <w:sz w:val="22"/>
          <w:szCs w:val="22"/>
        </w:rPr>
        <w:t xml:space="preserve"> </w:t>
      </w:r>
    </w:p>
    <w:p w14:paraId="02E3289D" w14:textId="436B8DFC" w:rsidR="00102F62" w:rsidRPr="0065598B" w:rsidRDefault="001E3CBB" w:rsidP="002112B6">
      <w:pPr>
        <w:spacing w:line="276" w:lineRule="auto"/>
        <w:jc w:val="both"/>
        <w:rPr>
          <w:rFonts w:asciiTheme="minorBidi" w:hAnsiTheme="minorBidi"/>
          <w:sz w:val="22"/>
          <w:szCs w:val="22"/>
        </w:rPr>
      </w:pPr>
      <w:r>
        <w:rPr>
          <w:rFonts w:asciiTheme="minorBidi" w:hAnsiTheme="minorBidi"/>
          <w:sz w:val="22"/>
          <w:szCs w:val="22"/>
        </w:rPr>
        <w:lastRenderedPageBreak/>
        <w:t>The d</w:t>
      </w:r>
      <w:r w:rsidR="00E71D20">
        <w:rPr>
          <w:rFonts w:asciiTheme="minorBidi" w:hAnsiTheme="minorBidi"/>
          <w:sz w:val="22"/>
          <w:szCs w:val="22"/>
        </w:rPr>
        <w:t xml:space="preserve">riving signal for the growth model </w:t>
      </w:r>
      <w:r w:rsidR="00275B4E">
        <w:rPr>
          <w:rFonts w:asciiTheme="minorBidi" w:hAnsiTheme="minorBidi"/>
          <w:sz w:val="22"/>
          <w:szCs w:val="22"/>
        </w:rPr>
        <w:t xml:space="preserve">is the stress in half-sarcomeres. </w:t>
      </w:r>
      <w:r w:rsidR="00B97840">
        <w:rPr>
          <w:rFonts w:asciiTheme="minorBidi" w:hAnsiTheme="minorBidi"/>
          <w:sz w:val="22"/>
          <w:szCs w:val="22"/>
        </w:rPr>
        <w:t xml:space="preserve">Active contractile stress </w:t>
      </w:r>
      <w:r w:rsidR="00254FDA">
        <w:rPr>
          <w:rFonts w:asciiTheme="minorBidi" w:hAnsiTheme="minorBidi"/>
          <w:sz w:val="22"/>
          <w:szCs w:val="22"/>
        </w:rPr>
        <w:t xml:space="preserve">is the </w:t>
      </w:r>
      <w:r w:rsidR="00F6107E">
        <w:rPr>
          <w:rFonts w:asciiTheme="minorBidi" w:hAnsiTheme="minorBidi"/>
          <w:sz w:val="22"/>
          <w:szCs w:val="22"/>
        </w:rPr>
        <w:t>stimulus signal for</w:t>
      </w:r>
      <w:r w:rsidR="00B97840">
        <w:rPr>
          <w:rFonts w:asciiTheme="minorBidi" w:hAnsiTheme="minorBidi"/>
          <w:sz w:val="22"/>
          <w:szCs w:val="22"/>
        </w:rPr>
        <w:t xml:space="preserve"> the c</w:t>
      </w:r>
      <w:r w:rsidR="0063470D">
        <w:rPr>
          <w:rFonts w:asciiTheme="minorBidi" w:hAnsiTheme="minorBidi"/>
          <w:sz w:val="22"/>
          <w:szCs w:val="22"/>
        </w:rPr>
        <w:t xml:space="preserve">oncentric </w:t>
      </w:r>
      <w:r w:rsidR="00DB47F4">
        <w:rPr>
          <w:rFonts w:asciiTheme="minorBidi" w:hAnsiTheme="minorBidi"/>
          <w:sz w:val="22"/>
          <w:szCs w:val="16"/>
        </w:rPr>
        <w:t>growth</w:t>
      </w:r>
      <w:r w:rsidR="00B97840">
        <w:rPr>
          <w:rFonts w:asciiTheme="minorBidi" w:hAnsiTheme="minorBidi"/>
          <w:sz w:val="22"/>
          <w:szCs w:val="22"/>
        </w:rPr>
        <w:t xml:space="preserve">, whereas the passive stress </w:t>
      </w:r>
      <w:r w:rsidR="006C46E4">
        <w:rPr>
          <w:rFonts w:asciiTheme="minorBidi" w:hAnsiTheme="minorBidi"/>
          <w:sz w:val="22"/>
          <w:szCs w:val="22"/>
        </w:rPr>
        <w:t>regulates</w:t>
      </w:r>
      <w:r w:rsidR="00B97840">
        <w:rPr>
          <w:rFonts w:asciiTheme="minorBidi" w:hAnsiTheme="minorBidi"/>
          <w:sz w:val="22"/>
          <w:szCs w:val="22"/>
        </w:rPr>
        <w:t xml:space="preserve"> the eccentric </w:t>
      </w:r>
      <w:r w:rsidR="00DB47F4">
        <w:rPr>
          <w:rFonts w:asciiTheme="minorBidi" w:hAnsiTheme="minorBidi"/>
          <w:sz w:val="22"/>
          <w:szCs w:val="16"/>
        </w:rPr>
        <w:t>growth</w:t>
      </w:r>
      <w:r w:rsidR="00B97840">
        <w:rPr>
          <w:rFonts w:asciiTheme="minorBidi" w:hAnsiTheme="minorBidi"/>
          <w:sz w:val="22"/>
          <w:szCs w:val="22"/>
        </w:rPr>
        <w:t>.</w:t>
      </w:r>
      <w:r w:rsidR="005C40FC">
        <w:rPr>
          <w:rFonts w:asciiTheme="minorBidi" w:hAnsiTheme="minorBidi"/>
          <w:sz w:val="22"/>
          <w:szCs w:val="22"/>
        </w:rPr>
        <w:t xml:space="preserve"> </w:t>
      </w:r>
      <w:r w:rsidR="005C40FC" w:rsidRPr="005C40FC">
        <w:rPr>
          <w:rFonts w:asciiTheme="minorBidi" w:hAnsiTheme="minorBidi"/>
          <w:sz w:val="22"/>
          <w:szCs w:val="22"/>
        </w:rPr>
        <w:t xml:space="preserve">Essentially, a deviation in sarcomeric stresses from their homeostatic levels (set-points) </w:t>
      </w:r>
      <w:r w:rsidR="00442C81">
        <w:rPr>
          <w:rFonts w:asciiTheme="minorBidi" w:hAnsiTheme="minorBidi"/>
          <w:sz w:val="22"/>
          <w:szCs w:val="22"/>
        </w:rPr>
        <w:t>generates</w:t>
      </w:r>
      <w:r w:rsidR="00442C81" w:rsidRPr="005C40FC">
        <w:rPr>
          <w:rFonts w:asciiTheme="minorBidi" w:hAnsiTheme="minorBidi"/>
          <w:sz w:val="22"/>
          <w:szCs w:val="22"/>
        </w:rPr>
        <w:t xml:space="preserve"> </w:t>
      </w:r>
      <w:r w:rsidR="005C40FC" w:rsidRPr="005C40FC">
        <w:rPr>
          <w:rFonts w:asciiTheme="minorBidi" w:hAnsiTheme="minorBidi"/>
          <w:sz w:val="22"/>
          <w:szCs w:val="22"/>
        </w:rPr>
        <w:t>a growth signal</w:t>
      </w:r>
      <w:r w:rsidR="005C40FC" w:rsidRPr="00610F8E">
        <w:rPr>
          <w:rFonts w:asciiTheme="minorBidi" w:hAnsiTheme="minorBidi"/>
          <w:sz w:val="22"/>
          <w:szCs w:val="22"/>
        </w:rPr>
        <w:t>, g,</w:t>
      </w:r>
      <w:r w:rsidR="005C40FC" w:rsidRPr="005C40FC">
        <w:rPr>
          <w:rFonts w:asciiTheme="minorBidi" w:hAnsiTheme="minorBidi"/>
          <w:sz w:val="22"/>
          <w:szCs w:val="22"/>
        </w:rPr>
        <w:t xml:space="preserve"> within the cardiomyocytes. The growth signal </w:t>
      </w:r>
      <w:r w:rsidR="005C40FC" w:rsidRPr="00610F8E">
        <w:rPr>
          <w:rFonts w:asciiTheme="minorBidi" w:hAnsiTheme="minorBidi"/>
          <w:sz w:val="22"/>
          <w:szCs w:val="22"/>
        </w:rPr>
        <w:t>g</w:t>
      </w:r>
      <w:r w:rsidR="005C40FC" w:rsidRPr="005C40FC">
        <w:rPr>
          <w:rFonts w:asciiTheme="minorBidi" w:hAnsiTheme="minorBidi"/>
          <w:sz w:val="22"/>
          <w:szCs w:val="22"/>
        </w:rPr>
        <w:t xml:space="preserve"> is driven with the following system of ODEs (equation 1) that can be varied between 0 and 1.</w:t>
      </w:r>
    </w:p>
    <w:p w14:paraId="2C4F81A9" w14:textId="090921C8" w:rsidR="00B77E48" w:rsidRPr="00B77E48" w:rsidRDefault="00B77E48" w:rsidP="002112B6">
      <w:pPr>
        <w:pStyle w:val="MTDisplayEquation"/>
      </w:pPr>
      <w:r>
        <w:tab/>
      </w:r>
      <w:r w:rsidR="001F3853" w:rsidRPr="00BB4307">
        <w:rPr>
          <w:noProof/>
          <w:position w:val="-74"/>
        </w:rPr>
      </w:r>
      <w:r w:rsidR="001F3853" w:rsidRPr="00BB4307">
        <w:rPr>
          <w:noProof/>
          <w:position w:val="-74"/>
        </w:rPr>
        <w:object w:dxaOrig="5160" w:dyaOrig="1600" w14:anchorId="66F9BD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57.25pt;height:78.45pt;mso-width-percent:0;mso-height-percent:0;mso-width-percent:0;mso-height-percent:0" o:ole="">
            <v:imagedata r:id="rId8" o:title=""/>
          </v:shape>
          <o:OLEObject Type="Embed" ProgID="Equation.DSMT4" ShapeID="_x0000_i1025" DrawAspect="Content" ObjectID="_1693893727" r:id="rId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F3853">
        <w:fldChar w:fldCharType="begin"/>
      </w:r>
      <w:r w:rsidR="001F3853">
        <w:instrText xml:space="preserve"> SEQ MTEqn \c \* Arabic \* MERGEFORMAT </w:instrText>
      </w:r>
      <w:r w:rsidR="001F3853">
        <w:fldChar w:fldCharType="separate"/>
      </w:r>
      <w:r w:rsidR="003759B6">
        <w:rPr>
          <w:noProof/>
        </w:rPr>
        <w:instrText>1</w:instrText>
      </w:r>
      <w:r w:rsidR="001F3853">
        <w:rPr>
          <w:noProof/>
        </w:rPr>
        <w:fldChar w:fldCharType="end"/>
      </w:r>
      <w:r>
        <w:instrText>)</w:instrText>
      </w:r>
      <w:r>
        <w:fldChar w:fldCharType="end"/>
      </w:r>
    </w:p>
    <w:p w14:paraId="11C8F480" w14:textId="421132EA" w:rsidR="00102F62" w:rsidRPr="00610F8E" w:rsidRDefault="00C47D3B" w:rsidP="002112B6">
      <w:pPr>
        <w:spacing w:line="276" w:lineRule="auto"/>
        <w:jc w:val="both"/>
        <w:rPr>
          <w:rFonts w:asciiTheme="minorBidi" w:hAnsiTheme="minorBidi"/>
          <w:sz w:val="22"/>
          <w:szCs w:val="22"/>
        </w:rPr>
      </w:pPr>
      <w:r w:rsidRPr="00610F8E">
        <w:rPr>
          <w:rFonts w:asciiTheme="minorBidi" w:hAnsiTheme="minorBidi"/>
          <w:sz w:val="22"/>
          <w:szCs w:val="22"/>
        </w:rPr>
        <w:t>where i represents the growth type (i.e. concentric or eccentric). k</w:t>
      </w:r>
      <w:r w:rsidRPr="00610F8E">
        <w:rPr>
          <w:rFonts w:asciiTheme="minorBidi" w:hAnsiTheme="minorBidi"/>
          <w:sz w:val="22"/>
          <w:szCs w:val="22"/>
          <w:vertAlign w:val="subscript"/>
        </w:rPr>
        <w:t>drive</w:t>
      </w:r>
      <w:r w:rsidRPr="00610F8E">
        <w:rPr>
          <w:rFonts w:asciiTheme="minorBidi" w:hAnsiTheme="minorBidi"/>
          <w:sz w:val="22"/>
          <w:szCs w:val="22"/>
        </w:rPr>
        <w:t xml:space="preserve"> is a constant rate factor. S</w:t>
      </w:r>
      <w:r w:rsidRPr="00610F8E">
        <w:rPr>
          <w:rFonts w:asciiTheme="minorBidi" w:hAnsiTheme="minorBidi"/>
          <w:sz w:val="22"/>
          <w:szCs w:val="22"/>
          <w:vertAlign w:val="subscript"/>
        </w:rPr>
        <w:t>i</w:t>
      </w:r>
      <w:r w:rsidRPr="00610F8E">
        <w:rPr>
          <w:rFonts w:asciiTheme="minorBidi" w:hAnsiTheme="minorBidi"/>
          <w:sz w:val="22"/>
          <w:szCs w:val="22"/>
        </w:rPr>
        <w:t xml:space="preserve"> is the driving sarcomeric stress, S</w:t>
      </w:r>
      <w:r w:rsidRPr="00610F8E">
        <w:rPr>
          <w:rFonts w:asciiTheme="minorBidi" w:hAnsiTheme="minorBidi"/>
          <w:sz w:val="22"/>
          <w:szCs w:val="22"/>
          <w:vertAlign w:val="subscript"/>
        </w:rPr>
        <w:t>i</w:t>
      </w:r>
      <w:r w:rsidR="00B61912" w:rsidRPr="00610F8E">
        <w:rPr>
          <w:rFonts w:asciiTheme="minorBidi" w:hAnsiTheme="minorBidi"/>
          <w:sz w:val="22"/>
          <w:szCs w:val="22"/>
          <w:vertAlign w:val="subscript"/>
        </w:rPr>
        <w:t>,set</w:t>
      </w:r>
      <w:r w:rsidRPr="00610F8E">
        <w:rPr>
          <w:rFonts w:asciiTheme="minorBidi" w:hAnsiTheme="minorBidi"/>
          <w:sz w:val="22"/>
          <w:szCs w:val="22"/>
        </w:rPr>
        <w:t xml:space="preserve"> is the homeostatic level of </w:t>
      </w:r>
      <w:r w:rsidR="00442C81">
        <w:rPr>
          <w:rFonts w:asciiTheme="minorBidi" w:hAnsiTheme="minorBidi"/>
          <w:sz w:val="22"/>
          <w:szCs w:val="22"/>
        </w:rPr>
        <w:t xml:space="preserve">the </w:t>
      </w:r>
      <w:r w:rsidRPr="00610F8E">
        <w:rPr>
          <w:rFonts w:asciiTheme="minorBidi" w:hAnsiTheme="minorBidi"/>
          <w:sz w:val="22"/>
          <w:szCs w:val="22"/>
        </w:rPr>
        <w:t>driving signal</w:t>
      </w:r>
      <w:r w:rsidR="00442C81">
        <w:rPr>
          <w:rFonts w:asciiTheme="minorBidi" w:hAnsiTheme="minorBidi"/>
          <w:sz w:val="22"/>
          <w:szCs w:val="22"/>
        </w:rPr>
        <w:t>,</w:t>
      </w:r>
      <w:r w:rsidRPr="00610F8E">
        <w:rPr>
          <w:rFonts w:asciiTheme="minorBidi" w:hAnsiTheme="minorBidi"/>
          <w:sz w:val="22"/>
          <w:szCs w:val="22"/>
        </w:rPr>
        <w:t xml:space="preserve"> and g</w:t>
      </w:r>
      <w:r w:rsidRPr="00610F8E">
        <w:rPr>
          <w:rFonts w:asciiTheme="minorBidi" w:hAnsiTheme="minorBidi"/>
          <w:sz w:val="22"/>
          <w:szCs w:val="22"/>
          <w:vertAlign w:val="subscript"/>
        </w:rPr>
        <w:t>i</w:t>
      </w:r>
      <w:r w:rsidRPr="00610F8E">
        <w:rPr>
          <w:rFonts w:asciiTheme="minorBidi" w:hAnsiTheme="minorBidi"/>
          <w:sz w:val="22"/>
          <w:szCs w:val="22"/>
        </w:rPr>
        <w:t xml:space="preserve"> is the growth signal for growth type i.</w:t>
      </w:r>
      <w:r w:rsidR="00442C81">
        <w:rPr>
          <w:rFonts w:asciiTheme="minorBidi" w:hAnsiTheme="minorBidi"/>
          <w:sz w:val="22"/>
          <w:szCs w:val="22"/>
        </w:rPr>
        <w:t xml:space="preserve"> It should be noted that both growth signals are operating during a simulation.</w:t>
      </w:r>
    </w:p>
    <w:p w14:paraId="4840EA92" w14:textId="48CFDEBB" w:rsidR="0074509F" w:rsidRPr="005620EB" w:rsidRDefault="0057727C" w:rsidP="002112B6">
      <w:pPr>
        <w:pStyle w:val="ListParagraph"/>
        <w:tabs>
          <w:tab w:val="left" w:pos="0"/>
        </w:tabs>
        <w:spacing w:line="276" w:lineRule="auto"/>
        <w:ind w:left="0" w:firstLine="360"/>
        <w:jc w:val="both"/>
        <w:rPr>
          <w:rFonts w:asciiTheme="minorBidi" w:hAnsiTheme="minorBidi"/>
          <w:sz w:val="22"/>
          <w:szCs w:val="16"/>
        </w:rPr>
      </w:pPr>
      <w:r w:rsidRPr="00610F8E">
        <w:rPr>
          <w:rFonts w:asciiTheme="minorBidi" w:hAnsiTheme="minorBidi"/>
          <w:sz w:val="22"/>
          <w:szCs w:val="22"/>
        </w:rPr>
        <w:tab/>
      </w:r>
      <w:r w:rsidRPr="00610F8E">
        <w:rPr>
          <w:rFonts w:asciiTheme="minorBidi" w:hAnsiTheme="minorBidi"/>
          <w:sz w:val="22"/>
          <w:szCs w:val="16"/>
        </w:rPr>
        <w:t>When the driving signal (half-sarcomere stress, S</w:t>
      </w:r>
      <w:r w:rsidRPr="00610F8E">
        <w:rPr>
          <w:rFonts w:asciiTheme="minorBidi" w:hAnsiTheme="minorBidi"/>
          <w:sz w:val="22"/>
          <w:szCs w:val="16"/>
          <w:vertAlign w:val="subscript"/>
        </w:rPr>
        <w:t>i</w:t>
      </w:r>
      <w:r w:rsidRPr="00610F8E">
        <w:rPr>
          <w:rFonts w:asciiTheme="minorBidi" w:hAnsiTheme="minorBidi"/>
          <w:sz w:val="22"/>
          <w:szCs w:val="16"/>
        </w:rPr>
        <w:t>) is above the set-point, the firing growth signal g</w:t>
      </w:r>
      <w:r w:rsidRPr="00610F8E">
        <w:rPr>
          <w:rFonts w:asciiTheme="minorBidi" w:hAnsiTheme="minorBidi"/>
          <w:sz w:val="22"/>
          <w:szCs w:val="16"/>
          <w:vertAlign w:val="subscript"/>
        </w:rPr>
        <w:t>i</w:t>
      </w:r>
      <w:r w:rsidRPr="00610F8E">
        <w:rPr>
          <w:rFonts w:asciiTheme="minorBidi" w:hAnsiTheme="minorBidi"/>
          <w:sz w:val="22"/>
          <w:szCs w:val="16"/>
        </w:rPr>
        <w:t xml:space="preserve"> increases. Whereas, when it drops below the setpoint, the growth signal decreases. </w:t>
      </w:r>
      <w:r w:rsidR="00E66562" w:rsidRPr="00610F8E">
        <w:rPr>
          <w:rFonts w:asciiTheme="minorBidi" w:hAnsiTheme="minorBidi"/>
          <w:sz w:val="22"/>
          <w:szCs w:val="16"/>
        </w:rPr>
        <w:t>The growth signal then drives the change in the controlled parameters of the growth model</w:t>
      </w:r>
      <w:r w:rsidR="00442C81">
        <w:rPr>
          <w:rFonts w:asciiTheme="minorBidi" w:hAnsiTheme="minorBidi"/>
          <w:sz w:val="22"/>
          <w:szCs w:val="16"/>
        </w:rPr>
        <w:t>, defined below</w:t>
      </w:r>
      <w:r w:rsidR="00E66562" w:rsidRPr="00610F8E">
        <w:rPr>
          <w:rFonts w:asciiTheme="minorBidi" w:hAnsiTheme="minorBidi"/>
          <w:sz w:val="22"/>
          <w:szCs w:val="16"/>
        </w:rPr>
        <w:t xml:space="preserve">. </w:t>
      </w:r>
    </w:p>
    <w:p w14:paraId="26ECFE85" w14:textId="12BBDF34" w:rsidR="006D1405" w:rsidRPr="00DB47F4" w:rsidRDefault="006D1405" w:rsidP="002112B6">
      <w:pPr>
        <w:pStyle w:val="MTDisplayEquation"/>
        <w:ind w:firstLine="0"/>
        <w:rPr>
          <w:b w:val="0"/>
          <w:bCs/>
          <w:i/>
          <w:iCs/>
        </w:rPr>
      </w:pPr>
      <w:r>
        <w:rPr>
          <w:bCs/>
          <w:i/>
          <w:iCs/>
        </w:rPr>
        <w:t xml:space="preserve">Eccentric </w:t>
      </w:r>
      <w:r w:rsidR="00DB47F4" w:rsidRPr="00DB47F4">
        <w:rPr>
          <w:bCs/>
          <w:i/>
          <w:iCs/>
          <w:szCs w:val="16"/>
        </w:rPr>
        <w:t>growth</w:t>
      </w:r>
    </w:p>
    <w:p w14:paraId="622EA875" w14:textId="7F4BD160" w:rsidR="007D6351" w:rsidRPr="00447127" w:rsidRDefault="00241DB6" w:rsidP="002112B6">
      <w:pPr>
        <w:spacing w:line="276" w:lineRule="auto"/>
        <w:jc w:val="both"/>
        <w:rPr>
          <w:rFonts w:asciiTheme="minorBidi" w:hAnsiTheme="minorBidi"/>
          <w:sz w:val="22"/>
          <w:szCs w:val="16"/>
        </w:rPr>
      </w:pPr>
      <w:r w:rsidRPr="00447127">
        <w:rPr>
          <w:rFonts w:asciiTheme="minorBidi" w:hAnsiTheme="minorBidi"/>
          <w:sz w:val="22"/>
          <w:szCs w:val="22"/>
        </w:rPr>
        <w:t xml:space="preserve">Eccentric </w:t>
      </w:r>
      <w:r w:rsidR="00DB47F4" w:rsidRPr="00447127">
        <w:rPr>
          <w:rFonts w:asciiTheme="minorBidi" w:hAnsiTheme="minorBidi"/>
          <w:sz w:val="22"/>
          <w:szCs w:val="16"/>
        </w:rPr>
        <w:t>growth</w:t>
      </w:r>
      <w:r w:rsidR="00754EB4" w:rsidRPr="00447127">
        <w:rPr>
          <w:rFonts w:asciiTheme="minorBidi" w:hAnsiTheme="minorBidi"/>
          <w:sz w:val="22"/>
          <w:szCs w:val="22"/>
        </w:rPr>
        <w:t xml:space="preserve"> is controlled by the </w:t>
      </w:r>
      <w:r w:rsidR="0074509F" w:rsidRPr="00447127">
        <w:rPr>
          <w:rFonts w:asciiTheme="minorBidi" w:hAnsiTheme="minorBidi"/>
          <w:sz w:val="22"/>
          <w:szCs w:val="22"/>
        </w:rPr>
        <w:t xml:space="preserve">serial </w:t>
      </w:r>
      <w:r w:rsidR="00754EB4" w:rsidRPr="00447127">
        <w:rPr>
          <w:rFonts w:asciiTheme="minorBidi" w:hAnsiTheme="minorBidi"/>
          <w:sz w:val="22"/>
          <w:szCs w:val="22"/>
        </w:rPr>
        <w:t>n</w:t>
      </w:r>
      <w:r w:rsidR="005D3C7E" w:rsidRPr="00447127">
        <w:rPr>
          <w:rFonts w:asciiTheme="minorBidi" w:hAnsiTheme="minorBidi"/>
          <w:sz w:val="22"/>
          <w:szCs w:val="22"/>
        </w:rPr>
        <w:t>u</w:t>
      </w:r>
      <w:r w:rsidR="00754EB4" w:rsidRPr="00447127">
        <w:rPr>
          <w:rFonts w:asciiTheme="minorBidi" w:hAnsiTheme="minorBidi"/>
          <w:sz w:val="22"/>
          <w:szCs w:val="22"/>
        </w:rPr>
        <w:t xml:space="preserve">mber of </w:t>
      </w:r>
      <w:r w:rsidR="005D3C7E" w:rsidRPr="00447127">
        <w:rPr>
          <w:rFonts w:asciiTheme="minorBidi" w:hAnsiTheme="minorBidi"/>
          <w:sz w:val="22"/>
          <w:szCs w:val="16"/>
        </w:rPr>
        <w:t>half-sarcomeres</w:t>
      </w:r>
      <w:r w:rsidR="0074509F" w:rsidRPr="00447127">
        <w:rPr>
          <w:rFonts w:asciiTheme="minorBidi" w:hAnsiTheme="minorBidi"/>
          <w:sz w:val="22"/>
          <w:szCs w:val="16"/>
        </w:rPr>
        <w:t xml:space="preserve"> (n</w:t>
      </w:r>
      <w:r w:rsidR="0074509F" w:rsidRPr="00447127">
        <w:rPr>
          <w:rFonts w:asciiTheme="minorBidi" w:hAnsiTheme="minorBidi"/>
          <w:sz w:val="22"/>
          <w:szCs w:val="16"/>
          <w:vertAlign w:val="subscript"/>
        </w:rPr>
        <w:t>hs</w:t>
      </w:r>
      <w:r w:rsidR="0074509F" w:rsidRPr="00447127">
        <w:rPr>
          <w:rFonts w:asciiTheme="minorBidi" w:hAnsiTheme="minorBidi"/>
          <w:sz w:val="22"/>
          <w:szCs w:val="16"/>
        </w:rPr>
        <w:t>)</w:t>
      </w:r>
      <w:r w:rsidR="005D3C7E" w:rsidRPr="00447127">
        <w:rPr>
          <w:rFonts w:asciiTheme="minorBidi" w:hAnsiTheme="minorBidi"/>
          <w:sz w:val="22"/>
          <w:szCs w:val="16"/>
        </w:rPr>
        <w:t xml:space="preserve"> </w:t>
      </w:r>
      <w:r w:rsidR="0074509F" w:rsidRPr="00447127">
        <w:rPr>
          <w:rFonts w:asciiTheme="minorBidi" w:hAnsiTheme="minorBidi"/>
          <w:sz w:val="22"/>
          <w:szCs w:val="16"/>
        </w:rPr>
        <w:t>around the circumference of the</w:t>
      </w:r>
      <w:r w:rsidR="005D3C7E" w:rsidRPr="00447127">
        <w:rPr>
          <w:rFonts w:asciiTheme="minorBidi" w:hAnsiTheme="minorBidi"/>
          <w:sz w:val="22"/>
          <w:szCs w:val="16"/>
        </w:rPr>
        <w:t xml:space="preserve"> ventricle</w:t>
      </w:r>
      <w:r w:rsidR="00E327FD" w:rsidRPr="00447127">
        <w:rPr>
          <w:rFonts w:asciiTheme="minorBidi" w:hAnsiTheme="minorBidi"/>
          <w:sz w:val="22"/>
          <w:szCs w:val="16"/>
        </w:rPr>
        <w:t>.</w:t>
      </w:r>
      <w:r w:rsidR="00CF2EEC" w:rsidRPr="00447127">
        <w:rPr>
          <w:rFonts w:asciiTheme="minorBidi" w:hAnsiTheme="minorBidi"/>
          <w:sz w:val="22"/>
          <w:szCs w:val="16"/>
        </w:rPr>
        <w:t xml:space="preserve"> </w:t>
      </w:r>
      <w:r w:rsidR="0074509F" w:rsidRPr="00447127">
        <w:rPr>
          <w:rFonts w:asciiTheme="minorBidi" w:hAnsiTheme="minorBidi"/>
          <w:sz w:val="22"/>
          <w:szCs w:val="16"/>
        </w:rPr>
        <w:t xml:space="preserve">The rate of change in the serial number of half-sarcomeres is controlled </w:t>
      </w:r>
      <w:r w:rsidR="00B61912" w:rsidRPr="00447127">
        <w:rPr>
          <w:rFonts w:asciiTheme="minorBidi" w:hAnsiTheme="minorBidi"/>
          <w:sz w:val="22"/>
          <w:szCs w:val="16"/>
        </w:rPr>
        <w:t>via</w:t>
      </w:r>
      <w:r w:rsidR="0074509F" w:rsidRPr="00447127">
        <w:rPr>
          <w:rFonts w:asciiTheme="minorBidi" w:hAnsiTheme="minorBidi"/>
          <w:sz w:val="22"/>
          <w:szCs w:val="16"/>
        </w:rPr>
        <w:t xml:space="preserve"> equation 2, where </w:t>
      </w:r>
      <w:r w:rsidR="0074509F" w:rsidRPr="00447127">
        <w:rPr>
          <w:rFonts w:asciiTheme="minorBidi" w:hAnsiTheme="minorBidi"/>
          <w:sz w:val="22"/>
          <w:szCs w:val="16"/>
        </w:rPr>
        <w:sym w:font="Symbol" w:char="F067"/>
      </w:r>
      <w:r w:rsidR="0074509F" w:rsidRPr="00447127">
        <w:rPr>
          <w:rFonts w:asciiTheme="minorBidi" w:hAnsiTheme="minorBidi"/>
          <w:sz w:val="22"/>
          <w:szCs w:val="16"/>
          <w:vertAlign w:val="subscript"/>
        </w:rPr>
        <w:t>ecc</w:t>
      </w:r>
      <w:r w:rsidR="0074509F" w:rsidRPr="00447127">
        <w:rPr>
          <w:rFonts w:asciiTheme="minorBidi" w:hAnsiTheme="minorBidi"/>
          <w:sz w:val="22"/>
          <w:szCs w:val="16"/>
        </w:rPr>
        <w:t xml:space="preserve"> is the gain factor for eccentric growth law. </w:t>
      </w:r>
      <w:r w:rsidR="00207BAD" w:rsidRPr="00447127">
        <w:rPr>
          <w:rFonts w:asciiTheme="minorBidi" w:hAnsiTheme="minorBidi"/>
          <w:sz w:val="22"/>
          <w:szCs w:val="16"/>
        </w:rPr>
        <w:t xml:space="preserve">According to equation 1, an increase in passive stress of half-sarcomeres </w:t>
      </w:r>
      <w:r w:rsidR="009242C8" w:rsidRPr="00447127">
        <w:rPr>
          <w:rFonts w:asciiTheme="minorBidi" w:hAnsiTheme="minorBidi"/>
          <w:sz w:val="22"/>
          <w:szCs w:val="16"/>
        </w:rPr>
        <w:t>(</w:t>
      </w:r>
      <w:r w:rsidR="005405F9" w:rsidRPr="00447127">
        <w:rPr>
          <w:rFonts w:asciiTheme="minorBidi" w:hAnsiTheme="minorBidi"/>
          <w:sz w:val="22"/>
          <w:szCs w:val="16"/>
        </w:rPr>
        <w:t xml:space="preserve">i.e. stimulus signal for eccentric </w:t>
      </w:r>
      <w:r w:rsidR="00DB47F4" w:rsidRPr="00447127">
        <w:rPr>
          <w:rFonts w:asciiTheme="minorBidi" w:hAnsiTheme="minorBidi"/>
          <w:sz w:val="22"/>
          <w:szCs w:val="16"/>
        </w:rPr>
        <w:t>growth</w:t>
      </w:r>
      <w:r w:rsidR="005405F9" w:rsidRPr="00447127">
        <w:rPr>
          <w:rFonts w:asciiTheme="minorBidi" w:hAnsiTheme="minorBidi"/>
          <w:sz w:val="22"/>
          <w:szCs w:val="16"/>
        </w:rPr>
        <w:t xml:space="preserve">), </w:t>
      </w:r>
      <w:r w:rsidR="00473379" w:rsidRPr="00447127">
        <w:rPr>
          <w:rFonts w:asciiTheme="minorBidi" w:hAnsiTheme="minorBidi"/>
          <w:sz w:val="22"/>
          <w:szCs w:val="16"/>
        </w:rPr>
        <w:t>increases the serial number of half-sarcomeres</w:t>
      </w:r>
      <w:r w:rsidR="00236FAF" w:rsidRPr="00447127">
        <w:rPr>
          <w:rFonts w:asciiTheme="minorBidi" w:hAnsiTheme="minorBidi"/>
          <w:sz w:val="22"/>
          <w:szCs w:val="16"/>
        </w:rPr>
        <w:t xml:space="preserve"> and hence reduces passive stress until it is back to its setpoint level. </w:t>
      </w:r>
      <w:r w:rsidR="00442C81">
        <w:rPr>
          <w:rFonts w:asciiTheme="minorBidi" w:hAnsiTheme="minorBidi"/>
          <w:sz w:val="22"/>
          <w:szCs w:val="16"/>
        </w:rPr>
        <w:t>A r</w:t>
      </w:r>
      <w:r w:rsidR="00906DD7" w:rsidRPr="00447127">
        <w:rPr>
          <w:rFonts w:asciiTheme="minorBidi" w:hAnsiTheme="minorBidi"/>
          <w:sz w:val="22"/>
          <w:szCs w:val="16"/>
        </w:rPr>
        <w:t xml:space="preserve">eduction in passive stress, on the other hand, reduces the serial number of half-sarcomeres and hence elevates the passive stress towards </w:t>
      </w:r>
      <w:r w:rsidR="00E43DC5" w:rsidRPr="00447127">
        <w:rPr>
          <w:rFonts w:asciiTheme="minorBidi" w:hAnsiTheme="minorBidi"/>
          <w:sz w:val="22"/>
          <w:szCs w:val="16"/>
        </w:rPr>
        <w:t xml:space="preserve">the setpoint. </w:t>
      </w:r>
    </w:p>
    <w:p w14:paraId="2328A5C2" w14:textId="3E88BAEA" w:rsidR="00EF2120" w:rsidRPr="00EF2120" w:rsidRDefault="00EF2120" w:rsidP="002112B6">
      <w:pPr>
        <w:pStyle w:val="MTDisplayEquation"/>
        <w:ind w:firstLine="0"/>
      </w:pPr>
      <w:r>
        <w:tab/>
      </w:r>
      <w:r w:rsidR="001F3853" w:rsidRPr="00EF2120">
        <w:rPr>
          <w:noProof/>
          <w:position w:val="-24"/>
        </w:rPr>
      </w:r>
      <w:r w:rsidR="001F3853" w:rsidRPr="00EF2120">
        <w:rPr>
          <w:noProof/>
          <w:position w:val="-24"/>
        </w:rPr>
        <w:object w:dxaOrig="2660" w:dyaOrig="680" w14:anchorId="6B0C136A">
          <v:shape id="_x0000_i1026" type="#_x0000_t75" alt="" style="width:134.3pt;height:30.75pt;mso-width-percent:0;mso-height-percent:0;mso-width-percent:0;mso-height-percent:0" o:ole="">
            <v:imagedata r:id="rId10" o:title=""/>
          </v:shape>
          <o:OLEObject Type="Embed" ProgID="Equation.DSMT4" ShapeID="_x0000_i1026" DrawAspect="Content" ObjectID="_1693893728" r:id="rId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F3853">
        <w:fldChar w:fldCharType="begin"/>
      </w:r>
      <w:r w:rsidR="001F3853">
        <w:instrText xml:space="preserve"> </w:instrText>
      </w:r>
      <w:r w:rsidR="001F3853">
        <w:instrText xml:space="preserve">SEQ MTEqn \c \* Arabic \* MERGEFORMAT </w:instrText>
      </w:r>
      <w:r w:rsidR="001F3853">
        <w:fldChar w:fldCharType="separate"/>
      </w:r>
      <w:r w:rsidR="003759B6">
        <w:rPr>
          <w:noProof/>
        </w:rPr>
        <w:instrText>2</w:instrText>
      </w:r>
      <w:r w:rsidR="001F3853">
        <w:rPr>
          <w:noProof/>
        </w:rPr>
        <w:fldChar w:fldCharType="end"/>
      </w:r>
      <w:r>
        <w:instrText>)</w:instrText>
      </w:r>
      <w:r>
        <w:fldChar w:fldCharType="end"/>
      </w:r>
    </w:p>
    <w:p w14:paraId="44BB9647" w14:textId="53DC1F6D" w:rsidR="006D1405" w:rsidRPr="00E02C0F" w:rsidRDefault="006D1405" w:rsidP="002112B6">
      <w:pPr>
        <w:spacing w:line="276" w:lineRule="auto"/>
        <w:jc w:val="both"/>
        <w:rPr>
          <w:rFonts w:asciiTheme="minorBidi" w:hAnsiTheme="minorBidi"/>
          <w:b/>
          <w:bCs/>
          <w:i/>
          <w:iCs/>
          <w:sz w:val="22"/>
          <w:szCs w:val="22"/>
        </w:rPr>
      </w:pPr>
      <w:r w:rsidRPr="00E02C0F">
        <w:rPr>
          <w:rFonts w:asciiTheme="minorBidi" w:hAnsiTheme="minorBidi"/>
          <w:b/>
          <w:bCs/>
          <w:i/>
          <w:iCs/>
          <w:sz w:val="22"/>
          <w:szCs w:val="22"/>
        </w:rPr>
        <w:t xml:space="preserve">Concentric </w:t>
      </w:r>
      <w:r w:rsidR="00DB47F4" w:rsidRPr="00E02C0F">
        <w:rPr>
          <w:rFonts w:asciiTheme="minorBidi" w:hAnsiTheme="minorBidi"/>
          <w:b/>
          <w:bCs/>
          <w:i/>
          <w:iCs/>
          <w:sz w:val="22"/>
          <w:szCs w:val="22"/>
        </w:rPr>
        <w:t>growth</w:t>
      </w:r>
    </w:p>
    <w:p w14:paraId="6AC027A5" w14:textId="669814AF" w:rsidR="00017914" w:rsidRPr="00447127" w:rsidRDefault="00AD1DDF" w:rsidP="002112B6">
      <w:pPr>
        <w:spacing w:line="276" w:lineRule="auto"/>
        <w:jc w:val="both"/>
      </w:pPr>
      <w:r w:rsidRPr="00447127">
        <w:t xml:space="preserve">Concentric </w:t>
      </w:r>
      <w:r w:rsidR="00DB47F4" w:rsidRPr="00447127">
        <w:rPr>
          <w:rFonts w:asciiTheme="minorBidi" w:hAnsiTheme="minorBidi"/>
          <w:sz w:val="22"/>
          <w:szCs w:val="16"/>
        </w:rPr>
        <w:t xml:space="preserve">growth </w:t>
      </w:r>
      <w:r w:rsidR="00801C5B" w:rsidRPr="00447127">
        <w:t xml:space="preserve">is governed by the </w:t>
      </w:r>
      <w:r w:rsidR="00586CF1" w:rsidRPr="00447127">
        <w:t xml:space="preserve">change in </w:t>
      </w:r>
      <w:r w:rsidR="00801C5B" w:rsidRPr="00447127">
        <w:t>ventricular wall volume</w:t>
      </w:r>
      <w:r w:rsidR="0074509F" w:rsidRPr="00447127">
        <w:t xml:space="preserve"> (</w:t>
      </w:r>
      <w:r w:rsidR="00A86CAD">
        <w:t>V</w:t>
      </w:r>
      <w:r w:rsidR="00A86CAD">
        <w:rPr>
          <w:vertAlign w:val="subscript"/>
        </w:rPr>
        <w:t>wall</w:t>
      </w:r>
      <w:commentRangeStart w:id="0"/>
      <w:commentRangeStart w:id="1"/>
      <w:commentRangeEnd w:id="0"/>
      <w:r w:rsidR="00442C81">
        <w:rPr>
          <w:rStyle w:val="CommentReference"/>
        </w:rPr>
        <w:commentReference w:id="0"/>
      </w:r>
      <w:commentRangeEnd w:id="1"/>
      <w:r w:rsidR="00B30584">
        <w:rPr>
          <w:rStyle w:val="CommentReference"/>
        </w:rPr>
        <w:commentReference w:id="1"/>
      </w:r>
      <w:r w:rsidR="0074509F" w:rsidRPr="00447127">
        <w:t>)</w:t>
      </w:r>
      <w:r w:rsidR="00801C5B" w:rsidRPr="00447127">
        <w:t xml:space="preserve">. </w:t>
      </w:r>
      <w:r w:rsidR="007C3599" w:rsidRPr="00447127">
        <w:rPr>
          <w:rFonts w:asciiTheme="minorBidi" w:hAnsiTheme="minorBidi"/>
          <w:sz w:val="22"/>
          <w:szCs w:val="16"/>
        </w:rPr>
        <w:t xml:space="preserve">Equation </w:t>
      </w:r>
      <w:r w:rsidR="0074509F" w:rsidRPr="00447127">
        <w:rPr>
          <w:rFonts w:asciiTheme="minorBidi" w:hAnsiTheme="minorBidi"/>
          <w:sz w:val="22"/>
          <w:szCs w:val="16"/>
        </w:rPr>
        <w:t>3</w:t>
      </w:r>
      <w:r w:rsidR="007C3599" w:rsidRPr="00447127">
        <w:rPr>
          <w:rFonts w:asciiTheme="minorBidi" w:hAnsiTheme="minorBidi"/>
          <w:sz w:val="22"/>
          <w:szCs w:val="16"/>
        </w:rPr>
        <w:t xml:space="preserve"> </w:t>
      </w:r>
      <w:r w:rsidR="00442C81">
        <w:rPr>
          <w:rFonts w:asciiTheme="minorBidi" w:hAnsiTheme="minorBidi"/>
          <w:sz w:val="22"/>
          <w:szCs w:val="16"/>
        </w:rPr>
        <w:t>defines</w:t>
      </w:r>
      <w:r w:rsidR="00442C81" w:rsidRPr="00447127">
        <w:rPr>
          <w:rFonts w:asciiTheme="minorBidi" w:hAnsiTheme="minorBidi"/>
          <w:sz w:val="22"/>
          <w:szCs w:val="16"/>
        </w:rPr>
        <w:t xml:space="preserve"> </w:t>
      </w:r>
      <w:r w:rsidR="00F622AF" w:rsidRPr="00447127">
        <w:rPr>
          <w:rFonts w:asciiTheme="minorBidi" w:hAnsiTheme="minorBidi"/>
          <w:sz w:val="22"/>
          <w:szCs w:val="16"/>
        </w:rPr>
        <w:t xml:space="preserve">the </w:t>
      </w:r>
      <w:r w:rsidR="0074509F" w:rsidRPr="00447127">
        <w:rPr>
          <w:rFonts w:asciiTheme="minorBidi" w:hAnsiTheme="minorBidi"/>
          <w:sz w:val="22"/>
          <w:szCs w:val="16"/>
        </w:rPr>
        <w:t>rate of change</w:t>
      </w:r>
      <w:r w:rsidR="00F622AF" w:rsidRPr="00447127">
        <w:rPr>
          <w:rFonts w:asciiTheme="minorBidi" w:hAnsiTheme="minorBidi"/>
          <w:sz w:val="22"/>
          <w:szCs w:val="16"/>
        </w:rPr>
        <w:t xml:space="preserve"> </w:t>
      </w:r>
      <w:r w:rsidR="0074509F" w:rsidRPr="00447127">
        <w:rPr>
          <w:rFonts w:asciiTheme="minorBidi" w:hAnsiTheme="minorBidi"/>
          <w:sz w:val="22"/>
          <w:szCs w:val="16"/>
        </w:rPr>
        <w:t xml:space="preserve">in the </w:t>
      </w:r>
      <w:r w:rsidR="000D383D" w:rsidRPr="00447127">
        <w:rPr>
          <w:rFonts w:asciiTheme="minorBidi" w:hAnsiTheme="minorBidi"/>
          <w:sz w:val="22"/>
          <w:szCs w:val="16"/>
        </w:rPr>
        <w:t>v</w:t>
      </w:r>
      <w:r w:rsidR="007C3599" w:rsidRPr="00447127">
        <w:rPr>
          <w:rFonts w:asciiTheme="minorBidi" w:hAnsiTheme="minorBidi"/>
          <w:sz w:val="22"/>
          <w:szCs w:val="16"/>
        </w:rPr>
        <w:t>entricle wall volume</w:t>
      </w:r>
      <w:r w:rsidR="00BE0B42">
        <w:rPr>
          <w:rFonts w:asciiTheme="minorBidi" w:hAnsiTheme="minorBidi"/>
          <w:sz w:val="22"/>
          <w:szCs w:val="16"/>
        </w:rPr>
        <w:t xml:space="preserve">, </w:t>
      </w:r>
      <w:r w:rsidR="00BE0B42" w:rsidRPr="00447127">
        <w:rPr>
          <w:rFonts w:asciiTheme="minorBidi" w:hAnsiTheme="minorBidi"/>
          <w:sz w:val="22"/>
          <w:szCs w:val="16"/>
        </w:rPr>
        <w:t xml:space="preserve">where </w:t>
      </w:r>
      <w:r w:rsidR="00BE0B42" w:rsidRPr="00447127">
        <w:rPr>
          <w:rFonts w:asciiTheme="minorBidi" w:hAnsiTheme="minorBidi"/>
          <w:sz w:val="22"/>
          <w:szCs w:val="16"/>
        </w:rPr>
        <w:sym w:font="Symbol" w:char="F067"/>
      </w:r>
      <w:r w:rsidR="00BE0B42" w:rsidRPr="00447127">
        <w:rPr>
          <w:rFonts w:asciiTheme="minorBidi" w:hAnsiTheme="minorBidi"/>
          <w:sz w:val="22"/>
          <w:szCs w:val="16"/>
          <w:vertAlign w:val="subscript"/>
        </w:rPr>
        <w:t>con</w:t>
      </w:r>
      <w:r w:rsidR="00BE0B42" w:rsidRPr="00447127">
        <w:rPr>
          <w:rFonts w:asciiTheme="minorBidi" w:hAnsiTheme="minorBidi"/>
          <w:sz w:val="22"/>
          <w:szCs w:val="16"/>
        </w:rPr>
        <w:t xml:space="preserve"> is the gain factor for concentric growth law</w:t>
      </w:r>
      <w:r w:rsidR="00BE0B42">
        <w:rPr>
          <w:rFonts w:asciiTheme="minorBidi" w:hAnsiTheme="minorBidi"/>
          <w:sz w:val="22"/>
          <w:szCs w:val="16"/>
        </w:rPr>
        <w:t>.</w:t>
      </w:r>
      <w:r w:rsidR="0074509F" w:rsidRPr="00447127">
        <w:rPr>
          <w:rFonts w:asciiTheme="minorBidi" w:hAnsiTheme="minorBidi"/>
          <w:sz w:val="22"/>
          <w:szCs w:val="16"/>
        </w:rPr>
        <w:t xml:space="preserve"> </w:t>
      </w:r>
      <w:r w:rsidR="008354B8" w:rsidRPr="00447127">
        <w:rPr>
          <w:rFonts w:asciiTheme="minorBidi" w:hAnsiTheme="minorBidi"/>
          <w:sz w:val="22"/>
          <w:szCs w:val="16"/>
        </w:rPr>
        <w:t xml:space="preserve">The </w:t>
      </w:r>
      <w:r w:rsidR="0074509F" w:rsidRPr="00447127">
        <w:rPr>
          <w:rFonts w:asciiTheme="minorBidi" w:hAnsiTheme="minorBidi"/>
          <w:sz w:val="22"/>
          <w:szCs w:val="16"/>
        </w:rPr>
        <w:t>second</w:t>
      </w:r>
      <w:r w:rsidR="00F50B68" w:rsidRPr="00447127">
        <w:rPr>
          <w:rFonts w:asciiTheme="minorBidi" w:hAnsiTheme="minorBidi"/>
          <w:sz w:val="22"/>
          <w:szCs w:val="16"/>
        </w:rPr>
        <w:t xml:space="preserve"> term in equation </w:t>
      </w:r>
      <w:r w:rsidR="0074509F" w:rsidRPr="00447127">
        <w:rPr>
          <w:rFonts w:asciiTheme="minorBidi" w:hAnsiTheme="minorBidi"/>
          <w:sz w:val="22"/>
          <w:szCs w:val="16"/>
        </w:rPr>
        <w:t>3</w:t>
      </w:r>
      <w:r w:rsidR="00F50B68" w:rsidRPr="00447127">
        <w:rPr>
          <w:rFonts w:asciiTheme="minorBidi" w:hAnsiTheme="minorBidi"/>
          <w:sz w:val="22"/>
          <w:szCs w:val="16"/>
        </w:rPr>
        <w:t xml:space="preserve"> enforces the proportional gain in </w:t>
      </w:r>
      <w:r w:rsidR="000D7B81" w:rsidRPr="00447127">
        <w:rPr>
          <w:rFonts w:asciiTheme="minorBidi" w:hAnsiTheme="minorBidi"/>
          <w:sz w:val="22"/>
          <w:szCs w:val="16"/>
        </w:rPr>
        <w:t>myocardial volume</w:t>
      </w:r>
      <w:r w:rsidR="00047BFE" w:rsidRPr="00447127">
        <w:rPr>
          <w:rFonts w:asciiTheme="minorBidi" w:hAnsiTheme="minorBidi"/>
          <w:sz w:val="22"/>
          <w:szCs w:val="16"/>
        </w:rPr>
        <w:t xml:space="preserve"> </w:t>
      </w:r>
      <w:r w:rsidR="00F50B68" w:rsidRPr="00447127">
        <w:rPr>
          <w:rFonts w:asciiTheme="minorBidi" w:hAnsiTheme="minorBidi"/>
          <w:sz w:val="22"/>
          <w:szCs w:val="16"/>
        </w:rPr>
        <w:t xml:space="preserve">due to change in serial number of half-sarcomeres. </w:t>
      </w:r>
      <w:r w:rsidR="000D7B81" w:rsidRPr="00447127">
        <w:rPr>
          <w:rFonts w:asciiTheme="minorBidi" w:hAnsiTheme="minorBidi"/>
          <w:sz w:val="22"/>
          <w:szCs w:val="16"/>
        </w:rPr>
        <w:t xml:space="preserve">It is well accepted </w:t>
      </w:r>
      <w:r w:rsidR="001326C2" w:rsidRPr="00447127">
        <w:rPr>
          <w:rFonts w:asciiTheme="minorBidi" w:hAnsiTheme="minorBidi"/>
          <w:sz w:val="22"/>
          <w:szCs w:val="16"/>
        </w:rPr>
        <w:t xml:space="preserve">in the literature </w:t>
      </w:r>
      <w:r w:rsidR="00A22C15" w:rsidRPr="00447127">
        <w:rPr>
          <w:rFonts w:asciiTheme="minorBidi" w:hAnsiTheme="minorBidi"/>
          <w:sz w:val="22"/>
          <w:szCs w:val="16"/>
        </w:rPr>
        <w:fldChar w:fldCharType="begin"/>
      </w:r>
      <w:r w:rsidR="00A22C15" w:rsidRPr="00447127">
        <w:rPr>
          <w:rFonts w:asciiTheme="minorBidi" w:hAnsiTheme="minorBidi"/>
          <w:sz w:val="22"/>
          <w:szCs w:val="16"/>
        </w:rPr>
        <w:instrText xml:space="preserve"> ADDIN EN.CITE &lt;EndNote&gt;&lt;Cite&gt;&lt;Author&gt;Hill&lt;/Author&gt;&lt;Year&gt;2008&lt;/Year&gt;&lt;RecNum&gt;11&lt;/RecNum&gt;&lt;DisplayText&gt;(4)&lt;/DisplayText&gt;&lt;record&gt;&lt;rec-number&gt;11&lt;/rec-number&gt;&lt;foreign-keys&gt;&lt;key app="EN" db-id="9rxfwr5p1pszwee29srxx9d1zz9v0vrxtwp0" timestamp="1610811640"&gt;11&lt;/key&gt;&lt;/foreign-keys&gt;&lt;ref-type name="Journal Article"&gt;17&lt;/ref-type&gt;&lt;contributors&gt;&lt;authors&gt;&lt;author&gt;Hill, J. A.&lt;/author&gt;&lt;author&gt;Olson, E. N.&lt;/author&gt;&lt;/authors&gt;&lt;/contributors&gt;&lt;auth-address&gt;Donald W. Reynolds Cardiovascular Clinical Research Center , University of Texas Southwestern Medical Center, Dallas, TX 75390-8573, USA. joseph.hill@utsouthwestern.edu&lt;/auth-address&gt;&lt;titles&gt;&lt;title&gt;Cardiac plasticity&lt;/title&gt;&lt;secondary-title&gt;N Engl J Med&lt;/secondary-title&gt;&lt;/titles&gt;&lt;periodical&gt;&lt;full-title&gt;N Engl J Med&lt;/full-title&gt;&lt;/periodical&gt;&lt;pages&gt;1370-80&lt;/pages&gt;&lt;volume&gt;358&lt;/volume&gt;&lt;number&gt;13&lt;/number&gt;&lt;edition&gt;2008/03/28&lt;/edition&gt;&lt;keywords&gt;&lt;keyword&gt;Cardiomegaly/etiology/*physiopathology&lt;/keyword&gt;&lt;keyword&gt;Extracellular Space/physiology&lt;/keyword&gt;&lt;keyword&gt;Heart/growth &amp;amp; development/*physiology&lt;/keyword&gt;&lt;keyword&gt;Humans&lt;/keyword&gt;&lt;keyword&gt;Myocardium/cytology&lt;/keyword&gt;&lt;keyword&gt;Myocytes, Cardiac/*physiology&lt;/keyword&gt;&lt;keyword&gt;Phenotype&lt;/keyword&gt;&lt;keyword&gt;Signal Transduction&lt;/keyword&gt;&lt;keyword&gt;Ventricular Remodeling&lt;/keyword&gt;&lt;/keywords&gt;&lt;dates&gt;&lt;year&gt;2008&lt;/year&gt;&lt;pub-dates&gt;&lt;date&gt;Mar 27&lt;/date&gt;&lt;/pub-dates&gt;&lt;/dates&gt;&lt;isbn&gt;1533-4406 (Electronic)&amp;#xD;0028-4793 (Linking)&lt;/isbn&gt;&lt;accession-num&gt;18367740&lt;/accession-num&gt;&lt;urls&gt;&lt;related-urls&gt;&lt;url&gt;https://www.ncbi.nlm.nih.gov/pubmed/18367740&lt;/url&gt;&lt;/related-urls&gt;&lt;/urls&gt;&lt;electronic-resource-num&gt;10.1056/NEJMra072139&lt;/electronic-resource-num&gt;&lt;/record&gt;&lt;/Cite&gt;&lt;/EndNote&gt;</w:instrText>
      </w:r>
      <w:r w:rsidR="00A22C15" w:rsidRPr="00447127">
        <w:rPr>
          <w:rFonts w:asciiTheme="minorBidi" w:hAnsiTheme="minorBidi"/>
          <w:sz w:val="22"/>
          <w:szCs w:val="16"/>
        </w:rPr>
        <w:fldChar w:fldCharType="separate"/>
      </w:r>
      <w:r w:rsidR="00A22C15" w:rsidRPr="00447127">
        <w:rPr>
          <w:rFonts w:asciiTheme="minorBidi" w:hAnsiTheme="minorBidi"/>
          <w:noProof/>
          <w:sz w:val="22"/>
          <w:szCs w:val="16"/>
        </w:rPr>
        <w:t>(4)</w:t>
      </w:r>
      <w:r w:rsidR="00A22C15" w:rsidRPr="00447127">
        <w:rPr>
          <w:rFonts w:asciiTheme="minorBidi" w:hAnsiTheme="minorBidi"/>
          <w:sz w:val="22"/>
          <w:szCs w:val="16"/>
        </w:rPr>
        <w:fldChar w:fldCharType="end"/>
      </w:r>
      <w:r w:rsidR="00A22C15" w:rsidRPr="00447127">
        <w:rPr>
          <w:rFonts w:asciiTheme="minorBidi" w:hAnsiTheme="minorBidi"/>
          <w:sz w:val="22"/>
          <w:szCs w:val="16"/>
        </w:rPr>
        <w:t xml:space="preserve"> </w:t>
      </w:r>
      <w:r w:rsidR="000D7B81" w:rsidRPr="00447127">
        <w:rPr>
          <w:rFonts w:asciiTheme="minorBidi" w:hAnsiTheme="minorBidi"/>
          <w:sz w:val="22"/>
          <w:szCs w:val="16"/>
        </w:rPr>
        <w:t xml:space="preserve">that </w:t>
      </w:r>
      <w:r w:rsidR="00E67BFB" w:rsidRPr="00447127">
        <w:rPr>
          <w:rFonts w:asciiTheme="minorBidi" w:hAnsiTheme="minorBidi"/>
          <w:sz w:val="22"/>
          <w:szCs w:val="16"/>
        </w:rPr>
        <w:t xml:space="preserve">during eccentric </w:t>
      </w:r>
      <w:r w:rsidR="00DB47F4" w:rsidRPr="00447127">
        <w:rPr>
          <w:rFonts w:asciiTheme="minorBidi" w:hAnsiTheme="minorBidi"/>
          <w:sz w:val="22"/>
          <w:szCs w:val="16"/>
        </w:rPr>
        <w:t>growth</w:t>
      </w:r>
      <w:r w:rsidR="00E67BFB" w:rsidRPr="00447127">
        <w:rPr>
          <w:rFonts w:asciiTheme="minorBidi" w:hAnsiTheme="minorBidi"/>
          <w:sz w:val="22"/>
          <w:szCs w:val="16"/>
        </w:rPr>
        <w:t xml:space="preserve">, the wall volume is not preserved and </w:t>
      </w:r>
      <w:r w:rsidR="002F6CE8" w:rsidRPr="00447127">
        <w:rPr>
          <w:rFonts w:asciiTheme="minorBidi" w:hAnsiTheme="minorBidi"/>
          <w:sz w:val="22"/>
          <w:szCs w:val="16"/>
        </w:rPr>
        <w:t xml:space="preserve">hence </w:t>
      </w:r>
      <w:r w:rsidR="00E67BFB" w:rsidRPr="00447127">
        <w:rPr>
          <w:rFonts w:asciiTheme="minorBidi" w:hAnsiTheme="minorBidi"/>
          <w:sz w:val="22"/>
          <w:szCs w:val="16"/>
        </w:rPr>
        <w:t xml:space="preserve">it </w:t>
      </w:r>
      <w:r w:rsidR="002F6CE8" w:rsidRPr="00447127">
        <w:rPr>
          <w:rFonts w:asciiTheme="minorBidi" w:hAnsiTheme="minorBidi"/>
          <w:sz w:val="22"/>
          <w:szCs w:val="16"/>
        </w:rPr>
        <w:t xml:space="preserve">changes as the serial number of half-sarcomeres changes. </w:t>
      </w:r>
      <w:r w:rsidR="00C52852" w:rsidRPr="00447127">
        <w:rPr>
          <w:rFonts w:asciiTheme="minorBidi" w:hAnsiTheme="minorBidi"/>
          <w:sz w:val="22"/>
          <w:szCs w:val="16"/>
        </w:rPr>
        <w:t xml:space="preserve">According to equation 1, if active </w:t>
      </w:r>
      <w:r w:rsidR="00A414CD" w:rsidRPr="00447127">
        <w:rPr>
          <w:rFonts w:asciiTheme="minorBidi" w:hAnsiTheme="minorBidi"/>
          <w:sz w:val="22"/>
          <w:szCs w:val="16"/>
        </w:rPr>
        <w:t xml:space="preserve">contractile </w:t>
      </w:r>
      <w:r w:rsidR="00C52852" w:rsidRPr="00447127">
        <w:rPr>
          <w:rFonts w:asciiTheme="minorBidi" w:hAnsiTheme="minorBidi"/>
          <w:sz w:val="22"/>
          <w:szCs w:val="16"/>
        </w:rPr>
        <w:t>stress</w:t>
      </w:r>
      <w:r w:rsidR="00A414CD" w:rsidRPr="00447127">
        <w:rPr>
          <w:rFonts w:asciiTheme="minorBidi" w:hAnsiTheme="minorBidi"/>
          <w:sz w:val="22"/>
          <w:szCs w:val="16"/>
        </w:rPr>
        <w:t xml:space="preserve"> </w:t>
      </w:r>
      <w:r w:rsidR="00CE7834" w:rsidRPr="00447127">
        <w:rPr>
          <w:rFonts w:asciiTheme="minorBidi" w:hAnsiTheme="minorBidi"/>
          <w:sz w:val="22"/>
          <w:szCs w:val="16"/>
        </w:rPr>
        <w:t xml:space="preserve">is above </w:t>
      </w:r>
      <w:r w:rsidR="00F45C3D" w:rsidRPr="00447127">
        <w:rPr>
          <w:rFonts w:asciiTheme="minorBidi" w:hAnsiTheme="minorBidi"/>
          <w:sz w:val="22"/>
          <w:szCs w:val="16"/>
        </w:rPr>
        <w:t>the setpoint level, the wall volume increases and bring</w:t>
      </w:r>
      <w:r w:rsidR="002955B2" w:rsidRPr="00447127">
        <w:rPr>
          <w:rFonts w:asciiTheme="minorBidi" w:hAnsiTheme="minorBidi"/>
          <w:sz w:val="22"/>
          <w:szCs w:val="16"/>
        </w:rPr>
        <w:t>s</w:t>
      </w:r>
      <w:r w:rsidR="00F45C3D" w:rsidRPr="00447127">
        <w:rPr>
          <w:rFonts w:asciiTheme="minorBidi" w:hAnsiTheme="minorBidi"/>
          <w:sz w:val="22"/>
          <w:szCs w:val="16"/>
        </w:rPr>
        <w:t xml:space="preserve"> back the elevated </w:t>
      </w:r>
      <w:r w:rsidR="00452EDA" w:rsidRPr="00447127">
        <w:rPr>
          <w:rFonts w:asciiTheme="minorBidi" w:hAnsiTheme="minorBidi"/>
          <w:sz w:val="22"/>
          <w:szCs w:val="16"/>
        </w:rPr>
        <w:t xml:space="preserve">active stress </w:t>
      </w:r>
      <w:r w:rsidR="00EF00B4" w:rsidRPr="00447127">
        <w:rPr>
          <w:rFonts w:asciiTheme="minorBidi" w:hAnsiTheme="minorBidi"/>
          <w:sz w:val="22"/>
          <w:szCs w:val="16"/>
        </w:rPr>
        <w:t xml:space="preserve">towards the setpoint. </w:t>
      </w:r>
      <w:r w:rsidR="0074509F" w:rsidRPr="00447127">
        <w:rPr>
          <w:rFonts w:asciiTheme="minorBidi" w:hAnsiTheme="minorBidi"/>
          <w:sz w:val="22"/>
          <w:szCs w:val="16"/>
        </w:rPr>
        <w:t>Whereas, w</w:t>
      </w:r>
      <w:r w:rsidR="00EF00B4" w:rsidRPr="00447127">
        <w:rPr>
          <w:rFonts w:asciiTheme="minorBidi" w:hAnsiTheme="minorBidi"/>
          <w:sz w:val="22"/>
          <w:szCs w:val="16"/>
        </w:rPr>
        <w:t xml:space="preserve">hen the active stress drops below the setpoint, the wall volume </w:t>
      </w:r>
      <w:r w:rsidR="00DA7FE6" w:rsidRPr="00447127">
        <w:rPr>
          <w:rFonts w:asciiTheme="minorBidi" w:hAnsiTheme="minorBidi"/>
          <w:sz w:val="22"/>
          <w:szCs w:val="16"/>
        </w:rPr>
        <w:t xml:space="preserve">decreases so the active stress in half-sarcomere </w:t>
      </w:r>
      <w:r w:rsidR="00713454" w:rsidRPr="00447127">
        <w:rPr>
          <w:rFonts w:asciiTheme="minorBidi" w:hAnsiTheme="minorBidi"/>
          <w:sz w:val="22"/>
          <w:szCs w:val="16"/>
        </w:rPr>
        <w:t xml:space="preserve">increases back to setpoint level. </w:t>
      </w:r>
    </w:p>
    <w:p w14:paraId="198366E9" w14:textId="3FD12B70" w:rsidR="00E02C0F" w:rsidRDefault="00EF2120" w:rsidP="002112B6">
      <w:pPr>
        <w:pStyle w:val="MTDisplayEquation"/>
      </w:pPr>
      <w:r>
        <w:tab/>
      </w:r>
      <w:r w:rsidR="001F3853" w:rsidRPr="00E66562">
        <w:rPr>
          <w:noProof/>
          <w:position w:val="-24"/>
        </w:rPr>
      </w:r>
      <w:r w:rsidR="001F3853" w:rsidRPr="00E66562">
        <w:rPr>
          <w:noProof/>
          <w:position w:val="-24"/>
        </w:rPr>
        <w:object w:dxaOrig="4700" w:dyaOrig="680" w14:anchorId="6E48F6B9">
          <v:shape id="_x0000_i1027" type="#_x0000_t75" alt="" style="width:235.4pt;height:34.8pt;mso-width-percent:0;mso-height-percent:0;mso-width-percent:0;mso-height-percent:0" o:ole="">
            <v:imagedata r:id="rId16" o:title=""/>
          </v:shape>
          <o:OLEObject Type="Embed" ProgID="Equation.DSMT4" ShapeID="_x0000_i1027" DrawAspect="Content" ObjectID="_1693893729" r:id="rId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F3853">
        <w:fldChar w:fldCharType="begin"/>
      </w:r>
      <w:r w:rsidR="001F3853">
        <w:instrText xml:space="preserve"> SEQ M</w:instrText>
      </w:r>
      <w:r w:rsidR="001F3853">
        <w:instrText xml:space="preserve">TEqn \c \* Arabic \* MERGEFORMAT </w:instrText>
      </w:r>
      <w:r w:rsidR="001F3853">
        <w:fldChar w:fldCharType="separate"/>
      </w:r>
      <w:r w:rsidR="003759B6">
        <w:rPr>
          <w:noProof/>
        </w:rPr>
        <w:instrText>3</w:instrText>
      </w:r>
      <w:r w:rsidR="001F3853">
        <w:rPr>
          <w:noProof/>
        </w:rPr>
        <w:fldChar w:fldCharType="end"/>
      </w:r>
      <w:r>
        <w:instrText>)</w:instrText>
      </w:r>
      <w:r>
        <w:fldChar w:fldCharType="end"/>
      </w:r>
    </w:p>
    <w:p w14:paraId="3370DD4B" w14:textId="2FC96198" w:rsidR="00E02C0F" w:rsidRPr="004F01CC" w:rsidRDefault="006C500B" w:rsidP="002112B6">
      <w:pPr>
        <w:spacing w:line="276" w:lineRule="auto"/>
        <w:jc w:val="both"/>
        <w:rPr>
          <w:rFonts w:asciiTheme="minorBidi" w:hAnsiTheme="minorBidi"/>
          <w:b/>
          <w:bCs/>
          <w:i/>
          <w:iCs/>
          <w:sz w:val="22"/>
          <w:szCs w:val="22"/>
        </w:rPr>
      </w:pPr>
      <w:r w:rsidRPr="004F01CC">
        <w:rPr>
          <w:rFonts w:asciiTheme="minorBidi" w:hAnsiTheme="minorBidi"/>
          <w:b/>
          <w:bCs/>
          <w:i/>
          <w:iCs/>
          <w:sz w:val="22"/>
          <w:szCs w:val="22"/>
        </w:rPr>
        <w:t xml:space="preserve">Baseline </w:t>
      </w:r>
      <w:r w:rsidR="009927C5" w:rsidRPr="004F01CC">
        <w:rPr>
          <w:rFonts w:asciiTheme="minorBidi" w:hAnsiTheme="minorBidi"/>
          <w:b/>
          <w:bCs/>
          <w:i/>
          <w:iCs/>
          <w:sz w:val="22"/>
          <w:szCs w:val="22"/>
        </w:rPr>
        <w:t>simulation</w:t>
      </w:r>
      <w:r w:rsidR="00E02C0F" w:rsidRPr="004F01CC">
        <w:rPr>
          <w:rFonts w:asciiTheme="minorBidi" w:hAnsiTheme="minorBidi"/>
          <w:b/>
          <w:bCs/>
          <w:i/>
          <w:iCs/>
          <w:sz w:val="22"/>
          <w:szCs w:val="22"/>
        </w:rPr>
        <w:t xml:space="preserve"> </w:t>
      </w:r>
    </w:p>
    <w:p w14:paraId="42F46A04" w14:textId="192043FE" w:rsidR="00017AF8" w:rsidRDefault="007F0975" w:rsidP="002112B6">
      <w:pPr>
        <w:spacing w:line="276" w:lineRule="auto"/>
        <w:jc w:val="both"/>
        <w:rPr>
          <w:rFonts w:asciiTheme="minorBidi" w:hAnsiTheme="minorBidi"/>
          <w:sz w:val="22"/>
          <w:szCs w:val="22"/>
        </w:rPr>
      </w:pPr>
      <w:r>
        <w:rPr>
          <w:rFonts w:asciiTheme="minorBidi" w:hAnsiTheme="minorBidi"/>
          <w:sz w:val="22"/>
          <w:szCs w:val="22"/>
        </w:rPr>
        <w:t>The c</w:t>
      </w:r>
      <w:r w:rsidR="00D61ACB">
        <w:rPr>
          <w:rFonts w:asciiTheme="minorBidi" w:hAnsiTheme="minorBidi"/>
          <w:sz w:val="22"/>
          <w:szCs w:val="22"/>
        </w:rPr>
        <w:t xml:space="preserve">urrent study </w:t>
      </w:r>
      <w:r>
        <w:rPr>
          <w:rFonts w:asciiTheme="minorBidi" w:hAnsiTheme="minorBidi"/>
          <w:sz w:val="22"/>
          <w:szCs w:val="22"/>
        </w:rPr>
        <w:t xml:space="preserve">is </w:t>
      </w:r>
      <w:r w:rsidR="00D61ACB">
        <w:rPr>
          <w:rFonts w:asciiTheme="minorBidi" w:hAnsiTheme="minorBidi"/>
          <w:sz w:val="22"/>
          <w:szCs w:val="22"/>
        </w:rPr>
        <w:t xml:space="preserve">focused </w:t>
      </w:r>
      <w:r>
        <w:rPr>
          <w:rFonts w:asciiTheme="minorBidi" w:hAnsiTheme="minorBidi"/>
          <w:sz w:val="22"/>
          <w:szCs w:val="22"/>
        </w:rPr>
        <w:t xml:space="preserve">on </w:t>
      </w:r>
      <w:r w:rsidR="00D61ACB">
        <w:rPr>
          <w:rFonts w:asciiTheme="minorBidi" w:hAnsiTheme="minorBidi"/>
          <w:sz w:val="22"/>
          <w:szCs w:val="22"/>
        </w:rPr>
        <w:t>represent</w:t>
      </w:r>
      <w:r>
        <w:rPr>
          <w:rFonts w:asciiTheme="minorBidi" w:hAnsiTheme="minorBidi"/>
          <w:sz w:val="22"/>
          <w:szCs w:val="22"/>
        </w:rPr>
        <w:t>ing</w:t>
      </w:r>
      <w:r w:rsidR="00D61ACB">
        <w:rPr>
          <w:rFonts w:asciiTheme="minorBidi" w:hAnsiTheme="minorBidi"/>
          <w:sz w:val="22"/>
          <w:szCs w:val="22"/>
        </w:rPr>
        <w:t xml:space="preserve"> </w:t>
      </w:r>
      <w:r>
        <w:rPr>
          <w:rFonts w:asciiTheme="minorBidi" w:hAnsiTheme="minorBidi"/>
          <w:sz w:val="22"/>
          <w:szCs w:val="22"/>
        </w:rPr>
        <w:t xml:space="preserve">human </w:t>
      </w:r>
      <w:r w:rsidR="00066439">
        <w:rPr>
          <w:rFonts w:asciiTheme="minorBidi" w:hAnsiTheme="minorBidi"/>
          <w:sz w:val="22"/>
          <w:szCs w:val="22"/>
        </w:rPr>
        <w:t xml:space="preserve">physiology. </w:t>
      </w:r>
      <w:r>
        <w:rPr>
          <w:rFonts w:asciiTheme="minorBidi" w:hAnsiTheme="minorBidi"/>
          <w:sz w:val="22"/>
          <w:szCs w:val="22"/>
        </w:rPr>
        <w:t>Thus</w:t>
      </w:r>
      <w:r w:rsidR="00572896">
        <w:rPr>
          <w:rFonts w:asciiTheme="minorBidi" w:hAnsiTheme="minorBidi"/>
          <w:sz w:val="22"/>
          <w:szCs w:val="22"/>
        </w:rPr>
        <w:t xml:space="preserve">, </w:t>
      </w:r>
      <w:r>
        <w:rPr>
          <w:rFonts w:asciiTheme="minorBidi" w:hAnsiTheme="minorBidi"/>
          <w:sz w:val="22"/>
          <w:szCs w:val="22"/>
        </w:rPr>
        <w:t xml:space="preserve">the </w:t>
      </w:r>
      <w:r w:rsidR="00333B37">
        <w:rPr>
          <w:rFonts w:asciiTheme="minorBidi" w:hAnsiTheme="minorBidi"/>
          <w:sz w:val="22"/>
          <w:szCs w:val="22"/>
        </w:rPr>
        <w:t>m</w:t>
      </w:r>
      <w:r w:rsidR="003C7BA6">
        <w:rPr>
          <w:rFonts w:asciiTheme="minorBidi" w:hAnsiTheme="minorBidi"/>
          <w:sz w:val="22"/>
          <w:szCs w:val="22"/>
        </w:rPr>
        <w:t xml:space="preserve">odel parameters </w:t>
      </w:r>
      <w:r w:rsidR="00017AF8">
        <w:rPr>
          <w:rFonts w:asciiTheme="minorBidi" w:hAnsiTheme="minorBidi"/>
          <w:sz w:val="22"/>
          <w:szCs w:val="22"/>
        </w:rPr>
        <w:t xml:space="preserve">were </w:t>
      </w:r>
      <w:r w:rsidR="00D12A1B">
        <w:rPr>
          <w:rFonts w:asciiTheme="minorBidi" w:hAnsiTheme="minorBidi"/>
          <w:sz w:val="22"/>
          <w:szCs w:val="22"/>
        </w:rPr>
        <w:t xml:space="preserve">initially </w:t>
      </w:r>
      <w:r w:rsidR="002D6BC9">
        <w:rPr>
          <w:rFonts w:asciiTheme="minorBidi" w:hAnsiTheme="minorBidi"/>
          <w:sz w:val="22"/>
          <w:szCs w:val="22"/>
        </w:rPr>
        <w:t xml:space="preserve">tuned to </w:t>
      </w:r>
      <w:r w:rsidR="00D12A1B">
        <w:rPr>
          <w:rFonts w:asciiTheme="minorBidi" w:hAnsiTheme="minorBidi"/>
          <w:sz w:val="22"/>
          <w:szCs w:val="22"/>
        </w:rPr>
        <w:t xml:space="preserve">simulate </w:t>
      </w:r>
      <w:r w:rsidR="00D44C51">
        <w:rPr>
          <w:rFonts w:asciiTheme="minorBidi" w:hAnsiTheme="minorBidi"/>
          <w:sz w:val="22"/>
          <w:szCs w:val="22"/>
        </w:rPr>
        <w:t xml:space="preserve">the </w:t>
      </w:r>
      <w:r w:rsidR="00DB3E81">
        <w:rPr>
          <w:rFonts w:asciiTheme="minorBidi" w:hAnsiTheme="minorBidi"/>
          <w:sz w:val="22"/>
          <w:szCs w:val="22"/>
        </w:rPr>
        <w:t xml:space="preserve">cardiovascular function of a healthy adult with </w:t>
      </w:r>
      <w:r>
        <w:rPr>
          <w:rFonts w:asciiTheme="minorBidi" w:hAnsiTheme="minorBidi"/>
          <w:sz w:val="22"/>
          <w:szCs w:val="22"/>
        </w:rPr>
        <w:t xml:space="preserve">a </w:t>
      </w:r>
      <w:r w:rsidR="00DB3E81">
        <w:rPr>
          <w:rFonts w:asciiTheme="minorBidi" w:hAnsiTheme="minorBidi"/>
          <w:sz w:val="22"/>
          <w:szCs w:val="22"/>
        </w:rPr>
        <w:t xml:space="preserve">heart rate of </w:t>
      </w:r>
      <w:r w:rsidR="00AC2BD9">
        <w:rPr>
          <w:rFonts w:asciiTheme="minorBidi" w:hAnsiTheme="minorBidi"/>
          <w:sz w:val="22"/>
          <w:szCs w:val="22"/>
        </w:rPr>
        <w:t xml:space="preserve">70 BPM, arterial pressure </w:t>
      </w:r>
      <w:r>
        <w:rPr>
          <w:rFonts w:asciiTheme="minorBidi" w:hAnsiTheme="minorBidi"/>
          <w:sz w:val="22"/>
          <w:szCs w:val="22"/>
        </w:rPr>
        <w:t xml:space="preserve">range </w:t>
      </w:r>
      <w:r w:rsidR="00AC2BD9">
        <w:rPr>
          <w:rFonts w:asciiTheme="minorBidi" w:hAnsiTheme="minorBidi"/>
          <w:sz w:val="22"/>
          <w:szCs w:val="22"/>
        </w:rPr>
        <w:t>of 110</w:t>
      </w:r>
      <w:r w:rsidR="0071596D">
        <w:rPr>
          <w:rFonts w:asciiTheme="minorBidi" w:hAnsiTheme="minorBidi"/>
          <w:sz w:val="22"/>
          <w:szCs w:val="22"/>
        </w:rPr>
        <w:t>/70</w:t>
      </w:r>
      <w:r w:rsidR="00AC2BD9">
        <w:rPr>
          <w:rFonts w:asciiTheme="minorBidi" w:hAnsiTheme="minorBidi"/>
          <w:sz w:val="22"/>
          <w:szCs w:val="22"/>
        </w:rPr>
        <w:t xml:space="preserve"> mm Hg</w:t>
      </w:r>
      <w:r w:rsidR="0071596D">
        <w:rPr>
          <w:rFonts w:asciiTheme="minorBidi" w:hAnsiTheme="minorBidi"/>
          <w:sz w:val="22"/>
          <w:szCs w:val="22"/>
        </w:rPr>
        <w:t xml:space="preserve">, </w:t>
      </w:r>
      <w:r w:rsidR="00D213C0">
        <w:rPr>
          <w:rFonts w:asciiTheme="minorBidi" w:hAnsiTheme="minorBidi"/>
          <w:sz w:val="22"/>
          <w:szCs w:val="22"/>
        </w:rPr>
        <w:t xml:space="preserve">cardiac output of ~ 5 liters/min, and </w:t>
      </w:r>
      <w:r w:rsidR="00D44C51">
        <w:rPr>
          <w:rFonts w:asciiTheme="minorBidi" w:hAnsiTheme="minorBidi"/>
          <w:sz w:val="22"/>
          <w:szCs w:val="22"/>
        </w:rPr>
        <w:t xml:space="preserve">ejection fraction of ~50% </w:t>
      </w:r>
      <w:r w:rsidR="005A5D98">
        <w:rPr>
          <w:rFonts w:asciiTheme="minorBidi" w:hAnsiTheme="minorBidi"/>
          <w:sz w:val="22"/>
          <w:szCs w:val="22"/>
        </w:rPr>
        <w:t>according to</w:t>
      </w:r>
      <w:r w:rsidR="00D44C51">
        <w:rPr>
          <w:rFonts w:asciiTheme="minorBidi" w:hAnsiTheme="minorBidi"/>
          <w:sz w:val="22"/>
          <w:szCs w:val="22"/>
        </w:rPr>
        <w:t xml:space="preserve"> </w:t>
      </w:r>
      <w:r w:rsidR="00E234BF">
        <w:rPr>
          <w:rFonts w:asciiTheme="minorBidi" w:hAnsiTheme="minorBidi"/>
          <w:sz w:val="22"/>
          <w:szCs w:val="22"/>
        </w:rPr>
        <w:t xml:space="preserve">reference ranges in the literature </w:t>
      </w:r>
      <w:r w:rsidR="002C4511">
        <w:rPr>
          <w:rFonts w:asciiTheme="minorBidi" w:hAnsiTheme="minorBidi"/>
          <w:sz w:val="22"/>
          <w:szCs w:val="22"/>
        </w:rPr>
        <w:fldChar w:fldCharType="begin">
          <w:fldData xml:space="preserve">PEVuZE5vdGU+PENpdGU+PEF1dGhvcj5QZXRlcnNlbjwvQXV0aG9yPjxZZWFyPjIwMTc8L1llYXI+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</w:fldData>
        </w:fldChar>
      </w:r>
      <w:r w:rsidR="002C4511">
        <w:rPr>
          <w:rFonts w:asciiTheme="minorBidi" w:hAnsiTheme="minorBidi"/>
          <w:sz w:val="22"/>
          <w:szCs w:val="22"/>
        </w:rPr>
        <w:instrText xml:space="preserve"> ADDIN EN.CITE </w:instrText>
      </w:r>
      <w:r w:rsidR="002C4511">
        <w:rPr>
          <w:rFonts w:asciiTheme="minorBidi" w:hAnsiTheme="minorBidi"/>
          <w:sz w:val="22"/>
          <w:szCs w:val="22"/>
        </w:rPr>
        <w:fldChar w:fldCharType="begin">
          <w:fldData xml:space="preserve">PEVuZE5vdGU+PENpdGU+PEF1dGhvcj5QZXRlcnNlbjwvQXV0aG9yPjxZZWFyPjIwMTc8L1llYXI+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</w:fldData>
        </w:fldChar>
      </w:r>
      <w:r w:rsidR="002C4511">
        <w:rPr>
          <w:rFonts w:asciiTheme="minorBidi" w:hAnsiTheme="minorBidi"/>
          <w:sz w:val="22"/>
          <w:szCs w:val="22"/>
        </w:rPr>
        <w:instrText xml:space="preserve"> ADDIN EN.CITE.DATA </w:instrText>
      </w:r>
      <w:r w:rsidR="002C4511">
        <w:rPr>
          <w:rFonts w:asciiTheme="minorBidi" w:hAnsiTheme="minorBidi"/>
          <w:sz w:val="22"/>
          <w:szCs w:val="22"/>
        </w:rPr>
      </w:r>
      <w:r w:rsidR="002C4511">
        <w:rPr>
          <w:rFonts w:asciiTheme="minorBidi" w:hAnsiTheme="minorBidi"/>
          <w:sz w:val="22"/>
          <w:szCs w:val="22"/>
        </w:rPr>
        <w:fldChar w:fldCharType="end"/>
      </w:r>
      <w:r w:rsidR="002C4511">
        <w:rPr>
          <w:rFonts w:asciiTheme="minorBidi" w:hAnsiTheme="minorBidi"/>
          <w:sz w:val="22"/>
          <w:szCs w:val="22"/>
        </w:rPr>
      </w:r>
      <w:r w:rsidR="002C4511">
        <w:rPr>
          <w:rFonts w:asciiTheme="minorBidi" w:hAnsiTheme="minorBidi"/>
          <w:sz w:val="22"/>
          <w:szCs w:val="22"/>
        </w:rPr>
        <w:fldChar w:fldCharType="separate"/>
      </w:r>
      <w:r w:rsidR="002C4511">
        <w:rPr>
          <w:rFonts w:asciiTheme="minorBidi" w:hAnsiTheme="minorBidi"/>
          <w:noProof/>
          <w:sz w:val="22"/>
          <w:szCs w:val="22"/>
        </w:rPr>
        <w:t>(32, 33)</w:t>
      </w:r>
      <w:r w:rsidR="002C4511">
        <w:rPr>
          <w:rFonts w:asciiTheme="minorBidi" w:hAnsiTheme="minorBidi"/>
          <w:sz w:val="22"/>
          <w:szCs w:val="22"/>
        </w:rPr>
        <w:fldChar w:fldCharType="end"/>
      </w:r>
      <w:r w:rsidR="005A5D98">
        <w:rPr>
          <w:rFonts w:asciiTheme="minorBidi" w:hAnsiTheme="minorBidi"/>
          <w:sz w:val="22"/>
          <w:szCs w:val="22"/>
        </w:rPr>
        <w:t>.</w:t>
      </w:r>
      <w:r w:rsidR="009F3129">
        <w:rPr>
          <w:rFonts w:asciiTheme="minorBidi" w:hAnsiTheme="minorBidi"/>
          <w:sz w:val="22"/>
          <w:szCs w:val="22"/>
        </w:rPr>
        <w:t xml:space="preserve"> </w:t>
      </w:r>
      <w:r w:rsidR="001634ED">
        <w:rPr>
          <w:rFonts w:asciiTheme="minorBidi" w:hAnsiTheme="minorBidi"/>
          <w:sz w:val="22"/>
          <w:szCs w:val="22"/>
        </w:rPr>
        <w:t>In all simulation</w:t>
      </w:r>
      <w:r>
        <w:rPr>
          <w:rFonts w:asciiTheme="minorBidi" w:hAnsiTheme="minorBidi"/>
          <w:sz w:val="22"/>
          <w:szCs w:val="22"/>
        </w:rPr>
        <w:t>s,</w:t>
      </w:r>
      <w:r w:rsidR="001634ED">
        <w:rPr>
          <w:rFonts w:asciiTheme="minorBidi" w:hAnsiTheme="minorBidi"/>
          <w:sz w:val="22"/>
          <w:szCs w:val="22"/>
        </w:rPr>
        <w:t xml:space="preserve"> the baroreflex sub</w:t>
      </w:r>
      <w:r w:rsidR="00E0533E">
        <w:rPr>
          <w:rFonts w:asciiTheme="minorBidi" w:hAnsiTheme="minorBidi"/>
          <w:sz w:val="22"/>
          <w:szCs w:val="22"/>
        </w:rPr>
        <w:t xml:space="preserve">-model was set to maintain the </w:t>
      </w:r>
      <w:r w:rsidR="00A8742D">
        <w:rPr>
          <w:rFonts w:asciiTheme="minorBidi" w:hAnsiTheme="minorBidi"/>
          <w:sz w:val="22"/>
          <w:szCs w:val="22"/>
        </w:rPr>
        <w:t xml:space="preserve">mean </w:t>
      </w:r>
      <w:r w:rsidR="00E0533E">
        <w:rPr>
          <w:rFonts w:asciiTheme="minorBidi" w:hAnsiTheme="minorBidi"/>
          <w:sz w:val="22"/>
          <w:szCs w:val="22"/>
        </w:rPr>
        <w:t xml:space="preserve">arterial pressure </w:t>
      </w:r>
      <w:r w:rsidR="006854B5">
        <w:rPr>
          <w:rFonts w:asciiTheme="minorBidi" w:hAnsiTheme="minorBidi"/>
          <w:sz w:val="22"/>
          <w:szCs w:val="22"/>
        </w:rPr>
        <w:t xml:space="preserve">around the set-point level of 90 mm Hg. </w:t>
      </w:r>
      <w:r w:rsidR="00E20CC1">
        <w:rPr>
          <w:rFonts w:asciiTheme="minorBidi" w:hAnsiTheme="minorBidi"/>
          <w:sz w:val="22"/>
          <w:szCs w:val="22"/>
        </w:rPr>
        <w:t xml:space="preserve">Two </w:t>
      </w:r>
      <w:r w:rsidR="000A37CC">
        <w:rPr>
          <w:rFonts w:asciiTheme="minorBidi" w:hAnsiTheme="minorBidi"/>
          <w:sz w:val="22"/>
          <w:szCs w:val="22"/>
        </w:rPr>
        <w:t xml:space="preserve">different </w:t>
      </w:r>
      <w:r w:rsidR="00C25AE5">
        <w:rPr>
          <w:rFonts w:asciiTheme="minorBidi" w:hAnsiTheme="minorBidi"/>
          <w:sz w:val="22"/>
          <w:szCs w:val="22"/>
        </w:rPr>
        <w:t xml:space="preserve">types of </w:t>
      </w:r>
      <w:r w:rsidR="003C7F3E">
        <w:rPr>
          <w:rFonts w:asciiTheme="minorBidi" w:hAnsiTheme="minorBidi"/>
          <w:sz w:val="22"/>
          <w:szCs w:val="22"/>
        </w:rPr>
        <w:t>valvular disorder</w:t>
      </w:r>
      <w:r w:rsidR="00C25AE5">
        <w:rPr>
          <w:rFonts w:asciiTheme="minorBidi" w:hAnsiTheme="minorBidi"/>
          <w:sz w:val="22"/>
          <w:szCs w:val="22"/>
        </w:rPr>
        <w:t xml:space="preserve"> were modeled by perturbing </w:t>
      </w:r>
      <w:r w:rsidR="00701F17">
        <w:rPr>
          <w:rFonts w:asciiTheme="minorBidi" w:hAnsiTheme="minorBidi"/>
          <w:sz w:val="22"/>
          <w:szCs w:val="22"/>
        </w:rPr>
        <w:t xml:space="preserve">the </w:t>
      </w:r>
      <w:r w:rsidR="00F53D1F">
        <w:rPr>
          <w:rFonts w:asciiTheme="minorBidi" w:hAnsiTheme="minorBidi"/>
          <w:sz w:val="22"/>
          <w:szCs w:val="22"/>
        </w:rPr>
        <w:lastRenderedPageBreak/>
        <w:t xml:space="preserve">steady state solution </w:t>
      </w:r>
      <w:r>
        <w:rPr>
          <w:rFonts w:asciiTheme="minorBidi" w:hAnsiTheme="minorBidi"/>
          <w:sz w:val="22"/>
          <w:szCs w:val="22"/>
        </w:rPr>
        <w:t xml:space="preserve">from the </w:t>
      </w:r>
      <w:r w:rsidR="00C25AE5">
        <w:rPr>
          <w:rFonts w:asciiTheme="minorBidi" w:hAnsiTheme="minorBidi"/>
          <w:sz w:val="22"/>
          <w:szCs w:val="22"/>
        </w:rPr>
        <w:t>baseline simulation</w:t>
      </w:r>
      <w:r w:rsidR="005319B3">
        <w:rPr>
          <w:rFonts w:asciiTheme="minorBidi" w:hAnsiTheme="minorBidi"/>
          <w:sz w:val="22"/>
          <w:szCs w:val="22"/>
        </w:rPr>
        <w:t xml:space="preserve"> to</w:t>
      </w:r>
      <w:r w:rsidR="00F53D1F">
        <w:rPr>
          <w:rFonts w:asciiTheme="minorBidi" w:hAnsiTheme="minorBidi"/>
          <w:sz w:val="22"/>
          <w:szCs w:val="22"/>
        </w:rPr>
        <w:t xml:space="preserve"> </w:t>
      </w:r>
      <w:r w:rsidR="002552A9">
        <w:rPr>
          <w:rFonts w:asciiTheme="minorBidi" w:hAnsiTheme="minorBidi"/>
          <w:sz w:val="22"/>
          <w:szCs w:val="22"/>
        </w:rPr>
        <w:t xml:space="preserve">investigate the ability </w:t>
      </w:r>
      <w:r>
        <w:rPr>
          <w:rFonts w:asciiTheme="minorBidi" w:hAnsiTheme="minorBidi"/>
          <w:sz w:val="22"/>
          <w:szCs w:val="22"/>
        </w:rPr>
        <w:t>of the model to</w:t>
      </w:r>
      <w:r w:rsidR="002552A9">
        <w:rPr>
          <w:rFonts w:asciiTheme="minorBidi" w:hAnsiTheme="minorBidi"/>
          <w:sz w:val="22"/>
          <w:szCs w:val="22"/>
        </w:rPr>
        <w:t xml:space="preserve"> </w:t>
      </w:r>
      <w:r>
        <w:rPr>
          <w:rFonts w:asciiTheme="minorBidi" w:hAnsiTheme="minorBidi"/>
          <w:sz w:val="22"/>
          <w:szCs w:val="22"/>
        </w:rPr>
        <w:t xml:space="preserve">capture </w:t>
      </w:r>
      <w:r w:rsidR="002552A9">
        <w:rPr>
          <w:rFonts w:asciiTheme="minorBidi" w:hAnsiTheme="minorBidi"/>
          <w:sz w:val="22"/>
          <w:szCs w:val="22"/>
        </w:rPr>
        <w:t>cardiac growth</w:t>
      </w:r>
      <w:r w:rsidR="005319B3">
        <w:rPr>
          <w:rFonts w:asciiTheme="minorBidi" w:hAnsiTheme="minorBidi"/>
          <w:sz w:val="22"/>
          <w:szCs w:val="22"/>
        </w:rPr>
        <w:t xml:space="preserve">. </w:t>
      </w:r>
      <w:r w:rsidR="00CF1ED2">
        <w:rPr>
          <w:rFonts w:asciiTheme="minorBidi" w:hAnsiTheme="minorBidi"/>
          <w:sz w:val="22"/>
          <w:szCs w:val="22"/>
        </w:rPr>
        <w:t xml:space="preserve">More details </w:t>
      </w:r>
      <w:r w:rsidR="00F36237">
        <w:rPr>
          <w:rFonts w:asciiTheme="minorBidi" w:hAnsiTheme="minorBidi"/>
          <w:sz w:val="22"/>
          <w:szCs w:val="22"/>
        </w:rPr>
        <w:t xml:space="preserve">on each </w:t>
      </w:r>
      <w:r w:rsidR="000A52B4">
        <w:rPr>
          <w:rFonts w:asciiTheme="minorBidi" w:hAnsiTheme="minorBidi"/>
          <w:sz w:val="22"/>
          <w:szCs w:val="22"/>
        </w:rPr>
        <w:t xml:space="preserve">case </w:t>
      </w:r>
      <w:r w:rsidR="00AA07C0">
        <w:rPr>
          <w:rFonts w:asciiTheme="minorBidi" w:hAnsiTheme="minorBidi"/>
          <w:sz w:val="22"/>
          <w:szCs w:val="22"/>
        </w:rPr>
        <w:t xml:space="preserve">are explained in the following sections. </w:t>
      </w:r>
    </w:p>
    <w:p w14:paraId="626C17A8" w14:textId="77777777" w:rsidR="00017AF8" w:rsidRPr="004F01CC" w:rsidRDefault="00017AF8" w:rsidP="002112B6">
      <w:pPr>
        <w:spacing w:line="276" w:lineRule="auto"/>
        <w:jc w:val="both"/>
        <w:rPr>
          <w:rFonts w:asciiTheme="minorBidi" w:hAnsiTheme="minorBidi"/>
          <w:b/>
          <w:bCs/>
          <w:i/>
          <w:iCs/>
          <w:sz w:val="22"/>
          <w:szCs w:val="22"/>
        </w:rPr>
      </w:pPr>
      <w:r w:rsidRPr="004F01CC">
        <w:rPr>
          <w:rFonts w:asciiTheme="minorBidi" w:hAnsiTheme="minorBidi"/>
          <w:b/>
          <w:bCs/>
          <w:i/>
          <w:iCs/>
          <w:sz w:val="22"/>
          <w:szCs w:val="22"/>
        </w:rPr>
        <w:t>Pressure overloading (Aortic stenosis)</w:t>
      </w:r>
    </w:p>
    <w:p w14:paraId="0615B3C0" w14:textId="6F45A2FE" w:rsidR="003759B6" w:rsidRDefault="00017AF8" w:rsidP="002112B6">
      <w:pPr>
        <w:spacing w:line="276" w:lineRule="auto"/>
        <w:jc w:val="both"/>
        <w:rPr>
          <w:rFonts w:asciiTheme="minorBidi" w:hAnsiTheme="minorBidi"/>
          <w:sz w:val="22"/>
          <w:szCs w:val="22"/>
        </w:rPr>
      </w:pPr>
      <w:r>
        <w:rPr>
          <w:rFonts w:asciiTheme="minorBidi" w:hAnsiTheme="minorBidi"/>
          <w:sz w:val="22"/>
          <w:szCs w:val="22"/>
        </w:rPr>
        <w:t xml:space="preserve">Aortic stenosis </w:t>
      </w:r>
      <w:r w:rsidR="00253432">
        <w:rPr>
          <w:rFonts w:asciiTheme="minorBidi" w:hAnsiTheme="minorBidi"/>
          <w:sz w:val="22"/>
          <w:szCs w:val="22"/>
        </w:rPr>
        <w:t xml:space="preserve">(AS) </w:t>
      </w:r>
      <w:r>
        <w:rPr>
          <w:rFonts w:asciiTheme="minorBidi" w:hAnsiTheme="minorBidi"/>
          <w:sz w:val="22"/>
          <w:szCs w:val="22"/>
        </w:rPr>
        <w:t>is a valvular disease that creates pressure overload</w:t>
      </w:r>
      <w:r w:rsidR="00EF35D6">
        <w:rPr>
          <w:rFonts w:asciiTheme="minorBidi" w:hAnsiTheme="minorBidi"/>
          <w:sz w:val="22"/>
          <w:szCs w:val="22"/>
        </w:rPr>
        <w:t>ing</w:t>
      </w:r>
      <w:r>
        <w:rPr>
          <w:rFonts w:asciiTheme="minorBidi" w:hAnsiTheme="minorBidi"/>
          <w:sz w:val="22"/>
          <w:szCs w:val="22"/>
        </w:rPr>
        <w:t xml:space="preserve"> to the left ventricle because of narrow</w:t>
      </w:r>
      <w:r w:rsidR="007F0975">
        <w:rPr>
          <w:rFonts w:asciiTheme="minorBidi" w:hAnsiTheme="minorBidi"/>
          <w:sz w:val="22"/>
          <w:szCs w:val="22"/>
        </w:rPr>
        <w:t>ing</w:t>
      </w:r>
      <w:r>
        <w:rPr>
          <w:rFonts w:asciiTheme="minorBidi" w:hAnsiTheme="minorBidi"/>
          <w:sz w:val="22"/>
          <w:szCs w:val="22"/>
        </w:rPr>
        <w:t xml:space="preserve"> </w:t>
      </w:r>
      <w:r w:rsidR="007F0975">
        <w:rPr>
          <w:rFonts w:asciiTheme="minorBidi" w:hAnsiTheme="minorBidi"/>
          <w:sz w:val="22"/>
          <w:szCs w:val="22"/>
        </w:rPr>
        <w:t xml:space="preserve">in the </w:t>
      </w:r>
      <w:r>
        <w:rPr>
          <w:rFonts w:asciiTheme="minorBidi" w:hAnsiTheme="minorBidi"/>
          <w:sz w:val="22"/>
          <w:szCs w:val="22"/>
        </w:rPr>
        <w:t xml:space="preserve">aortic valve area </w:t>
      </w:r>
      <w:r>
        <w:rPr>
          <w:rFonts w:asciiTheme="minorBidi" w:hAnsiTheme="minorBidi"/>
          <w:sz w:val="22"/>
          <w:szCs w:val="22"/>
        </w:rPr>
        <w:fldChar w:fldCharType="begin"/>
      </w:r>
      <w:r>
        <w:rPr>
          <w:rFonts w:asciiTheme="minorBidi" w:hAnsiTheme="minorBidi"/>
          <w:sz w:val="22"/>
          <w:szCs w:val="22"/>
        </w:rPr>
        <w:instrText xml:space="preserve"> ADDIN EN.CITE &lt;EndNote&gt;&lt;Cite&gt;&lt;Author&gt;Carabello&lt;/Author&gt;&lt;Year&gt;2009&lt;/Year&gt;&lt;RecNum&gt;39&lt;/RecNum&gt;&lt;DisplayText&gt;(34)&lt;/DisplayText&gt;&lt;record&gt;&lt;rec-number&gt;39&lt;/rec-number&gt;&lt;foreign-keys&gt;&lt;key app="EN" db-id="9rxfwr5p1pszwee29srxx9d1zz9v0vrxtwp0" timestamp="1614353098"&gt;39&lt;/key&gt;&lt;/foreign-keys&gt;&lt;ref-type name="Journal Article"&gt;17&lt;/ref-type&gt;&lt;contributors&gt;&lt;authors&gt;&lt;author&gt;Carabello, B. A.&lt;/author&gt;&lt;author&gt;Paulus, W. J.&lt;/author&gt;&lt;/authors&gt;&lt;/contributors&gt;&lt;auth-address&gt;Baylor College of Medicine, Department of Medicine and Veterans Affairs Medical Center, Houston, TX, USA.&lt;/auth-address&gt;&lt;titles&gt;&lt;title&gt;Aortic stenosis&lt;/title&gt;&lt;secondary-title&gt;Lancet&lt;/secondary-title&gt;&lt;/titles&gt;&lt;periodical&gt;&lt;full-title&gt;Lancet&lt;/full-title&gt;&lt;/periodical&gt;&lt;pages&gt;956-66&lt;/pages&gt;&lt;volume&gt;373&lt;/volume&gt;&lt;number&gt;9667&lt;/number&gt;&lt;edition&gt;2009/02/24&lt;/edition&gt;&lt;keywords&gt;&lt;keyword&gt;Aging/*pathology&lt;/keyword&gt;&lt;keyword&gt;*Angioplasty, Balloon, Coronary&lt;/keyword&gt;&lt;keyword&gt;*Aortic Valve Stenosis/etiology/physiopathology/therapy&lt;/keyword&gt;&lt;keyword&gt;Biomarkers&lt;/keyword&gt;&lt;keyword&gt;Calcinosis/*complications&lt;/keyword&gt;&lt;keyword&gt;Cardiac Catheterization&lt;/keyword&gt;&lt;keyword&gt;Cardiac Output&lt;/keyword&gt;&lt;keyword&gt;Female&lt;/keyword&gt;&lt;keyword&gt;*Heart Valve Prosthesis&lt;/keyword&gt;&lt;keyword&gt;Humans&lt;/keyword&gt;&lt;keyword&gt;Hydroxymethylglutaryl-CoA Reductase Inhibitors/*therapeutic use&lt;/keyword&gt;&lt;keyword&gt;Male&lt;/keyword&gt;&lt;keyword&gt;Physical Examination&lt;/keyword&gt;&lt;keyword&gt;Survival Analysis&lt;/keyword&gt;&lt;keyword&gt;Syncope/etiology&lt;/keyword&gt;&lt;/keywords&gt;&lt;dates&gt;&lt;year&gt;2009&lt;/year&gt;&lt;pub-dates&gt;&lt;date&gt;Mar 14&lt;/date&gt;&lt;/pub-dates&gt;&lt;/dates&gt;&lt;isbn&gt;1474-547X (Electronic)&amp;#xD;0140-6736 (Linking)&lt;/isbn&gt;&lt;accession-num&gt;19232707&lt;/accession-num&gt;&lt;urls&gt;&lt;related-urls&gt;&lt;url&gt;https://www.ncbi.nlm.nih.gov/pubmed/19232707&lt;/url&gt;&lt;/related-urls&gt;&lt;/urls&gt;&lt;electronic-resource-num&gt;10.1016/S0140-6736(09)60211-7&lt;/electronic-resource-num&gt;&lt;/record&gt;&lt;/Cite&gt;&lt;/EndNote&gt;</w:instrText>
      </w:r>
      <w:r>
        <w:rPr>
          <w:rFonts w:asciiTheme="minorBidi" w:hAnsiTheme="minorBidi"/>
          <w:sz w:val="22"/>
          <w:szCs w:val="22"/>
        </w:rPr>
        <w:fldChar w:fldCharType="separate"/>
      </w:r>
      <w:r>
        <w:rPr>
          <w:rFonts w:asciiTheme="minorBidi" w:hAnsiTheme="minorBidi"/>
          <w:noProof/>
          <w:sz w:val="22"/>
          <w:szCs w:val="22"/>
        </w:rPr>
        <w:t>(34)</w:t>
      </w:r>
      <w:r>
        <w:rPr>
          <w:rFonts w:asciiTheme="minorBidi" w:hAnsiTheme="minorBidi"/>
          <w:sz w:val="22"/>
          <w:szCs w:val="22"/>
        </w:rPr>
        <w:fldChar w:fldCharType="end"/>
      </w:r>
      <w:r>
        <w:rPr>
          <w:rFonts w:asciiTheme="minorBidi" w:hAnsiTheme="minorBidi"/>
          <w:sz w:val="22"/>
          <w:szCs w:val="22"/>
        </w:rPr>
        <w:t>.</w:t>
      </w:r>
      <w:r w:rsidR="00E43019">
        <w:rPr>
          <w:rFonts w:asciiTheme="minorBidi" w:hAnsiTheme="minorBidi"/>
          <w:sz w:val="22"/>
          <w:szCs w:val="22"/>
        </w:rPr>
        <w:t xml:space="preserve"> </w:t>
      </w:r>
      <w:r w:rsidR="00812733">
        <w:rPr>
          <w:rFonts w:asciiTheme="minorBidi" w:hAnsiTheme="minorBidi"/>
          <w:sz w:val="22"/>
          <w:szCs w:val="22"/>
        </w:rPr>
        <w:t>Four d</w:t>
      </w:r>
      <w:r w:rsidR="00E43019">
        <w:rPr>
          <w:rFonts w:asciiTheme="minorBidi" w:hAnsiTheme="minorBidi"/>
          <w:sz w:val="22"/>
          <w:szCs w:val="22"/>
        </w:rPr>
        <w:t xml:space="preserve">ifferent levels of AS severity </w:t>
      </w:r>
      <w:r w:rsidR="00750A58">
        <w:rPr>
          <w:rFonts w:asciiTheme="minorBidi" w:hAnsiTheme="minorBidi"/>
          <w:sz w:val="22"/>
          <w:szCs w:val="22"/>
        </w:rPr>
        <w:t xml:space="preserve">(Table 1) </w:t>
      </w:r>
      <w:r w:rsidR="00E43019">
        <w:rPr>
          <w:rFonts w:asciiTheme="minorBidi" w:hAnsiTheme="minorBidi"/>
          <w:sz w:val="22"/>
          <w:szCs w:val="22"/>
        </w:rPr>
        <w:t>were simulated</w:t>
      </w:r>
      <w:r w:rsidR="008471B9">
        <w:rPr>
          <w:rFonts w:asciiTheme="minorBidi" w:hAnsiTheme="minorBidi"/>
          <w:sz w:val="22"/>
          <w:szCs w:val="22"/>
        </w:rPr>
        <w:t xml:space="preserve"> </w:t>
      </w:r>
      <w:commentRangeStart w:id="2"/>
      <w:commentRangeStart w:id="3"/>
      <w:r w:rsidR="00644990">
        <w:rPr>
          <w:rFonts w:asciiTheme="minorBidi" w:hAnsiTheme="minorBidi"/>
          <w:sz w:val="22"/>
          <w:szCs w:val="22"/>
        </w:rPr>
        <w:t>by increasing the aortic resistance</w:t>
      </w:r>
      <w:r w:rsidR="007B164A">
        <w:rPr>
          <w:rFonts w:asciiTheme="minorBidi" w:hAnsiTheme="minorBidi"/>
          <w:sz w:val="22"/>
          <w:szCs w:val="22"/>
        </w:rPr>
        <w:t xml:space="preserve"> factor</w:t>
      </w:r>
      <w:r w:rsidR="00644990">
        <w:rPr>
          <w:rFonts w:asciiTheme="minorBidi" w:hAnsiTheme="minorBidi"/>
          <w:sz w:val="22"/>
          <w:szCs w:val="22"/>
        </w:rPr>
        <w:t xml:space="preserve"> in the circuit model of circulatory system</w:t>
      </w:r>
      <w:r w:rsidR="0048730F">
        <w:rPr>
          <w:rFonts w:asciiTheme="minorBidi" w:hAnsiTheme="minorBidi"/>
          <w:sz w:val="22"/>
          <w:szCs w:val="22"/>
        </w:rPr>
        <w:t>.</w:t>
      </w:r>
      <w:commentRangeEnd w:id="2"/>
      <w:r w:rsidR="00D40F55">
        <w:rPr>
          <w:rStyle w:val="CommentReference"/>
        </w:rPr>
        <w:commentReference w:id="2"/>
      </w:r>
      <w:commentRangeEnd w:id="3"/>
      <w:r w:rsidR="006A33D4">
        <w:rPr>
          <w:rStyle w:val="CommentReference"/>
        </w:rPr>
        <w:commentReference w:id="3"/>
      </w:r>
      <w:r w:rsidR="002957D9">
        <w:rPr>
          <w:rFonts w:asciiTheme="minorBidi" w:hAnsiTheme="minorBidi"/>
          <w:sz w:val="22"/>
          <w:szCs w:val="22"/>
        </w:rPr>
        <w:t xml:space="preserve"> Based on </w:t>
      </w:r>
      <w:r w:rsidR="002957D9" w:rsidRPr="00131724">
        <w:rPr>
          <w:rFonts w:asciiTheme="minorBidi" w:hAnsiTheme="minorBidi"/>
          <w:sz w:val="22"/>
          <w:szCs w:val="22"/>
        </w:rPr>
        <w:t>Poiseuille equation</w:t>
      </w:r>
      <w:r w:rsidR="002957D9">
        <w:rPr>
          <w:rFonts w:asciiTheme="minorBidi" w:hAnsiTheme="minorBidi"/>
          <w:sz w:val="22"/>
          <w:szCs w:val="22"/>
        </w:rPr>
        <w:t xml:space="preserve">, </w:t>
      </w:r>
      <w:r w:rsidR="005D1B59">
        <w:rPr>
          <w:rFonts w:asciiTheme="minorBidi" w:hAnsiTheme="minorBidi"/>
          <w:sz w:val="22"/>
          <w:szCs w:val="22"/>
        </w:rPr>
        <w:t xml:space="preserve">resistance of a vessel </w:t>
      </w:r>
      <w:r w:rsidR="00117007">
        <w:rPr>
          <w:rFonts w:asciiTheme="minorBidi" w:hAnsiTheme="minorBidi"/>
          <w:sz w:val="22"/>
          <w:szCs w:val="22"/>
        </w:rPr>
        <w:t>has an inver</w:t>
      </w:r>
      <w:r w:rsidR="00F2071E">
        <w:rPr>
          <w:rFonts w:asciiTheme="minorBidi" w:hAnsiTheme="minorBidi"/>
          <w:sz w:val="22"/>
          <w:szCs w:val="22"/>
        </w:rPr>
        <w:t>ted</w:t>
      </w:r>
      <w:r w:rsidR="00117007">
        <w:rPr>
          <w:rFonts w:asciiTheme="minorBidi" w:hAnsiTheme="minorBidi"/>
          <w:sz w:val="22"/>
          <w:szCs w:val="22"/>
        </w:rPr>
        <w:t xml:space="preserve"> </w:t>
      </w:r>
      <w:r w:rsidR="00F31487">
        <w:rPr>
          <w:rFonts w:asciiTheme="minorBidi" w:hAnsiTheme="minorBidi"/>
          <w:sz w:val="22"/>
          <w:szCs w:val="22"/>
        </w:rPr>
        <w:t>relation with the</w:t>
      </w:r>
      <w:r w:rsidR="00814FA6">
        <w:rPr>
          <w:rFonts w:asciiTheme="minorBidi" w:hAnsiTheme="minorBidi"/>
          <w:sz w:val="22"/>
          <w:szCs w:val="22"/>
        </w:rPr>
        <w:t xml:space="preserve"> </w:t>
      </w:r>
      <w:r w:rsidR="007E0170">
        <w:rPr>
          <w:rFonts w:asciiTheme="minorBidi" w:hAnsiTheme="minorBidi"/>
          <w:sz w:val="22"/>
          <w:szCs w:val="22"/>
        </w:rPr>
        <w:t xml:space="preserve">squared of </w:t>
      </w:r>
      <w:r w:rsidR="002C1C6C">
        <w:rPr>
          <w:rFonts w:asciiTheme="minorBidi" w:hAnsiTheme="minorBidi"/>
          <w:sz w:val="22"/>
          <w:szCs w:val="22"/>
        </w:rPr>
        <w:t>cross-sectional</w:t>
      </w:r>
      <w:r w:rsidR="000F56F3">
        <w:rPr>
          <w:rFonts w:asciiTheme="minorBidi" w:hAnsiTheme="minorBidi"/>
          <w:sz w:val="22"/>
          <w:szCs w:val="22"/>
        </w:rPr>
        <w:t xml:space="preserve"> area. </w:t>
      </w:r>
      <w:r w:rsidR="007E0170">
        <w:rPr>
          <w:rFonts w:asciiTheme="minorBidi" w:hAnsiTheme="minorBidi"/>
          <w:sz w:val="22"/>
          <w:szCs w:val="22"/>
        </w:rPr>
        <w:t xml:space="preserve">For </w:t>
      </w:r>
      <w:r w:rsidR="004A6253">
        <w:rPr>
          <w:rFonts w:asciiTheme="minorBidi" w:hAnsiTheme="minorBidi"/>
          <w:sz w:val="22"/>
          <w:szCs w:val="22"/>
        </w:rPr>
        <w:t xml:space="preserve">instance, </w:t>
      </w:r>
      <w:r w:rsidR="00155EF0">
        <w:rPr>
          <w:rFonts w:asciiTheme="minorBidi" w:hAnsiTheme="minorBidi"/>
          <w:sz w:val="22"/>
          <w:szCs w:val="22"/>
        </w:rPr>
        <w:t xml:space="preserve">a 500 percent increase in the aortic resistance </w:t>
      </w:r>
      <w:r w:rsidR="00420274">
        <w:rPr>
          <w:rFonts w:asciiTheme="minorBidi" w:hAnsiTheme="minorBidi"/>
          <w:sz w:val="22"/>
          <w:szCs w:val="22"/>
        </w:rPr>
        <w:t>is equivalent with</w:t>
      </w:r>
      <w:r w:rsidR="00155EF0">
        <w:rPr>
          <w:rFonts w:asciiTheme="minorBidi" w:hAnsiTheme="minorBidi"/>
          <w:sz w:val="22"/>
          <w:szCs w:val="22"/>
        </w:rPr>
        <w:t xml:space="preserve"> </w:t>
      </w:r>
      <w:r w:rsidR="002957D9">
        <w:rPr>
          <w:rFonts w:asciiTheme="minorBidi" w:hAnsiTheme="minorBidi"/>
          <w:sz w:val="22"/>
          <w:szCs w:val="22"/>
        </w:rPr>
        <w:t xml:space="preserve">a </w:t>
      </w:r>
      <w:r w:rsidR="00373FE3">
        <w:rPr>
          <w:rFonts w:asciiTheme="minorBidi" w:hAnsiTheme="minorBidi"/>
          <w:sz w:val="22"/>
          <w:szCs w:val="22"/>
        </w:rPr>
        <w:t>~</w:t>
      </w:r>
      <w:r w:rsidR="002957D9">
        <w:rPr>
          <w:rFonts w:asciiTheme="minorBidi" w:hAnsiTheme="minorBidi"/>
          <w:sz w:val="22"/>
          <w:szCs w:val="22"/>
        </w:rPr>
        <w:t xml:space="preserve">60 percent reduction </w:t>
      </w:r>
      <w:r w:rsidR="00EF1F82">
        <w:rPr>
          <w:rFonts w:asciiTheme="minorBidi" w:hAnsiTheme="minorBidi"/>
          <w:sz w:val="22"/>
          <w:szCs w:val="22"/>
        </w:rPr>
        <w:t>in the aortic valve area</w:t>
      </w:r>
      <w:r w:rsidR="00E97B89">
        <w:rPr>
          <w:rFonts w:asciiTheme="minorBidi" w:hAnsiTheme="minorBidi"/>
          <w:sz w:val="22"/>
          <w:szCs w:val="22"/>
        </w:rPr>
        <w:t>,</w:t>
      </w:r>
      <w:r w:rsidR="00EF1F82">
        <w:rPr>
          <w:rFonts w:asciiTheme="minorBidi" w:hAnsiTheme="minorBidi"/>
          <w:sz w:val="22"/>
          <w:szCs w:val="22"/>
        </w:rPr>
        <w:t xml:space="preserve"> from </w:t>
      </w:r>
      <w:r w:rsidR="000A52B4">
        <w:rPr>
          <w:rFonts w:asciiTheme="minorBidi" w:hAnsiTheme="minorBidi"/>
          <w:sz w:val="22"/>
          <w:szCs w:val="22"/>
        </w:rPr>
        <w:t>a mean</w:t>
      </w:r>
      <w:r w:rsidR="0021514A">
        <w:rPr>
          <w:rFonts w:asciiTheme="minorBidi" w:hAnsiTheme="minorBidi"/>
          <w:sz w:val="22"/>
          <w:szCs w:val="22"/>
        </w:rPr>
        <w:t xml:space="preserve"> v</w:t>
      </w:r>
      <w:r w:rsidR="00E97B89">
        <w:rPr>
          <w:rFonts w:asciiTheme="minorBidi" w:hAnsiTheme="minorBidi"/>
          <w:sz w:val="22"/>
          <w:szCs w:val="22"/>
        </w:rPr>
        <w:t xml:space="preserve">alue of </w:t>
      </w:r>
      <w:r w:rsidR="002957D9">
        <w:rPr>
          <w:rFonts w:asciiTheme="minorBidi" w:hAnsiTheme="minorBidi"/>
          <w:sz w:val="22"/>
          <w:szCs w:val="22"/>
        </w:rPr>
        <w:t>2.5 cm</w:t>
      </w:r>
      <w:r w:rsidR="002957D9">
        <w:rPr>
          <w:rFonts w:asciiTheme="minorBidi" w:hAnsiTheme="minorBidi"/>
          <w:sz w:val="22"/>
          <w:szCs w:val="22"/>
          <w:vertAlign w:val="superscript"/>
        </w:rPr>
        <w:t>2</w:t>
      </w:r>
      <w:r w:rsidR="002957D9">
        <w:rPr>
          <w:rFonts w:asciiTheme="minorBidi" w:hAnsiTheme="minorBidi"/>
          <w:sz w:val="22"/>
          <w:szCs w:val="22"/>
        </w:rPr>
        <w:t xml:space="preserve"> for </w:t>
      </w:r>
      <w:r w:rsidR="00ED296A">
        <w:rPr>
          <w:rFonts w:asciiTheme="minorBidi" w:hAnsiTheme="minorBidi"/>
          <w:sz w:val="22"/>
          <w:szCs w:val="22"/>
        </w:rPr>
        <w:t xml:space="preserve">healthy adults </w:t>
      </w:r>
      <w:r w:rsidR="00584D92">
        <w:rPr>
          <w:rFonts w:asciiTheme="minorBidi" w:hAnsiTheme="minorBidi"/>
          <w:sz w:val="22"/>
          <w:szCs w:val="22"/>
        </w:rPr>
        <w:fldChar w:fldCharType="begin">
          <w:fldData xml:space="preserve">PEVuZE5vdGU+PENpdGU+PEF1dGhvcj5DaGluPC9BdXRob3I+PFllYXI+MjAxNDwvWWVhcj48UmVj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</w:fldData>
        </w:fldChar>
      </w:r>
      <w:r w:rsidR="00584D92">
        <w:rPr>
          <w:rFonts w:asciiTheme="minorBidi" w:hAnsiTheme="minorBidi"/>
          <w:sz w:val="22"/>
          <w:szCs w:val="22"/>
        </w:rPr>
        <w:instrText xml:space="preserve"> ADDIN EN.CITE </w:instrText>
      </w:r>
      <w:r w:rsidR="00584D92">
        <w:rPr>
          <w:rFonts w:asciiTheme="minorBidi" w:hAnsiTheme="minorBidi"/>
          <w:sz w:val="22"/>
          <w:szCs w:val="22"/>
        </w:rPr>
        <w:fldChar w:fldCharType="begin">
          <w:fldData xml:space="preserve">PEVuZE5vdGU+PENpdGU+PEF1dGhvcj5DaGluPC9BdXRob3I+PFllYXI+MjAxNDwvWWVhcj48UmVj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</w:fldData>
        </w:fldChar>
      </w:r>
      <w:r w:rsidR="00584D92">
        <w:rPr>
          <w:rFonts w:asciiTheme="minorBidi" w:hAnsiTheme="minorBidi"/>
          <w:sz w:val="22"/>
          <w:szCs w:val="22"/>
        </w:rPr>
        <w:instrText xml:space="preserve"> ADDIN EN.CITE.DATA </w:instrText>
      </w:r>
      <w:r w:rsidR="00584D92">
        <w:rPr>
          <w:rFonts w:asciiTheme="minorBidi" w:hAnsiTheme="minorBidi"/>
          <w:sz w:val="22"/>
          <w:szCs w:val="22"/>
        </w:rPr>
      </w:r>
      <w:r w:rsidR="00584D92">
        <w:rPr>
          <w:rFonts w:asciiTheme="minorBidi" w:hAnsiTheme="minorBidi"/>
          <w:sz w:val="22"/>
          <w:szCs w:val="22"/>
        </w:rPr>
        <w:fldChar w:fldCharType="end"/>
      </w:r>
      <w:r w:rsidR="00584D92">
        <w:rPr>
          <w:rFonts w:asciiTheme="minorBidi" w:hAnsiTheme="minorBidi"/>
          <w:sz w:val="22"/>
          <w:szCs w:val="22"/>
        </w:rPr>
      </w:r>
      <w:r w:rsidR="00584D92">
        <w:rPr>
          <w:rFonts w:asciiTheme="minorBidi" w:hAnsiTheme="minorBidi"/>
          <w:sz w:val="22"/>
          <w:szCs w:val="22"/>
        </w:rPr>
        <w:fldChar w:fldCharType="separate"/>
      </w:r>
      <w:r w:rsidR="00584D92">
        <w:rPr>
          <w:rFonts w:asciiTheme="minorBidi" w:hAnsiTheme="minorBidi"/>
          <w:noProof/>
          <w:sz w:val="22"/>
          <w:szCs w:val="22"/>
        </w:rPr>
        <w:t>(35-37)</w:t>
      </w:r>
      <w:r w:rsidR="00584D92">
        <w:rPr>
          <w:rFonts w:asciiTheme="minorBidi" w:hAnsiTheme="minorBidi"/>
          <w:sz w:val="22"/>
          <w:szCs w:val="22"/>
        </w:rPr>
        <w:fldChar w:fldCharType="end"/>
      </w:r>
      <w:r w:rsidR="00ED296A">
        <w:rPr>
          <w:rFonts w:asciiTheme="minorBidi" w:hAnsiTheme="minorBidi"/>
          <w:sz w:val="22"/>
          <w:szCs w:val="22"/>
        </w:rPr>
        <w:t xml:space="preserve"> to</w:t>
      </w:r>
      <w:r w:rsidR="00BE381A">
        <w:rPr>
          <w:rFonts w:asciiTheme="minorBidi" w:hAnsiTheme="minorBidi"/>
          <w:sz w:val="22"/>
          <w:szCs w:val="22"/>
        </w:rPr>
        <w:t xml:space="preserve"> </w:t>
      </w:r>
      <w:r w:rsidR="000A52B4">
        <w:rPr>
          <w:rFonts w:asciiTheme="minorBidi" w:hAnsiTheme="minorBidi"/>
          <w:sz w:val="22"/>
          <w:szCs w:val="22"/>
        </w:rPr>
        <w:t>a mean</w:t>
      </w:r>
      <w:r w:rsidR="00BE381A">
        <w:rPr>
          <w:rFonts w:asciiTheme="minorBidi" w:hAnsiTheme="minorBidi"/>
          <w:sz w:val="22"/>
          <w:szCs w:val="22"/>
        </w:rPr>
        <w:t xml:space="preserve"> </w:t>
      </w:r>
      <w:r w:rsidR="001B6F27">
        <w:rPr>
          <w:rFonts w:asciiTheme="minorBidi" w:hAnsiTheme="minorBidi"/>
          <w:sz w:val="22"/>
          <w:szCs w:val="22"/>
        </w:rPr>
        <w:t>value of</w:t>
      </w:r>
      <w:r w:rsidR="00ED296A">
        <w:rPr>
          <w:rFonts w:asciiTheme="minorBidi" w:hAnsiTheme="minorBidi"/>
          <w:sz w:val="22"/>
          <w:szCs w:val="22"/>
        </w:rPr>
        <w:t xml:space="preserve"> 1 cm</w:t>
      </w:r>
      <w:r w:rsidR="00ED296A">
        <w:rPr>
          <w:rFonts w:asciiTheme="minorBidi" w:hAnsiTheme="minorBidi"/>
          <w:sz w:val="22"/>
          <w:szCs w:val="22"/>
          <w:vertAlign w:val="superscript"/>
        </w:rPr>
        <w:t>2</w:t>
      </w:r>
      <w:r w:rsidR="00ED296A">
        <w:rPr>
          <w:rFonts w:asciiTheme="minorBidi" w:hAnsiTheme="minorBidi"/>
          <w:sz w:val="22"/>
          <w:szCs w:val="22"/>
        </w:rPr>
        <w:t xml:space="preserve"> for patients with aortic stenosis</w:t>
      </w:r>
      <w:r w:rsidR="00686F7F">
        <w:rPr>
          <w:rFonts w:asciiTheme="minorBidi" w:hAnsiTheme="minorBidi"/>
          <w:sz w:val="22"/>
          <w:szCs w:val="22"/>
        </w:rPr>
        <w:t xml:space="preserve"> </w:t>
      </w:r>
      <w:r w:rsidR="00686F7F">
        <w:rPr>
          <w:rFonts w:asciiTheme="minorBidi" w:hAnsiTheme="minorBidi"/>
          <w:sz w:val="22"/>
          <w:szCs w:val="22"/>
        </w:rPr>
        <w:fldChar w:fldCharType="begin">
          <w:fldData xml:space="preserve">PEVuZE5vdGU+PENpdGU+PEF1dGhvcj5CYXJvbmUtUm9jaGV0dGU8L0F1dGhvcj48WWVhcj4yMDEz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</w:fldData>
        </w:fldChar>
      </w:r>
      <w:r w:rsidR="00686F7F">
        <w:rPr>
          <w:rFonts w:asciiTheme="minorBidi" w:hAnsiTheme="minorBidi"/>
          <w:sz w:val="22"/>
          <w:szCs w:val="22"/>
        </w:rPr>
        <w:instrText xml:space="preserve"> ADDIN EN.CITE </w:instrText>
      </w:r>
      <w:r w:rsidR="00686F7F">
        <w:rPr>
          <w:rFonts w:asciiTheme="minorBidi" w:hAnsiTheme="minorBidi"/>
          <w:sz w:val="22"/>
          <w:szCs w:val="22"/>
        </w:rPr>
        <w:fldChar w:fldCharType="begin">
          <w:fldData xml:space="preserve">PEVuZE5vdGU+PENpdGU+PEF1dGhvcj5CYXJvbmUtUm9jaGV0dGU8L0F1dGhvcj48WWVhcj4yMDEz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</w:fldData>
        </w:fldChar>
      </w:r>
      <w:r w:rsidR="00686F7F">
        <w:rPr>
          <w:rFonts w:asciiTheme="minorBidi" w:hAnsiTheme="minorBidi"/>
          <w:sz w:val="22"/>
          <w:szCs w:val="22"/>
        </w:rPr>
        <w:instrText xml:space="preserve"> ADDIN EN.CITE.DATA </w:instrText>
      </w:r>
      <w:r w:rsidR="00686F7F">
        <w:rPr>
          <w:rFonts w:asciiTheme="minorBidi" w:hAnsiTheme="minorBidi"/>
          <w:sz w:val="22"/>
          <w:szCs w:val="22"/>
        </w:rPr>
      </w:r>
      <w:r w:rsidR="00686F7F">
        <w:rPr>
          <w:rFonts w:asciiTheme="minorBidi" w:hAnsiTheme="minorBidi"/>
          <w:sz w:val="22"/>
          <w:szCs w:val="22"/>
        </w:rPr>
        <w:fldChar w:fldCharType="end"/>
      </w:r>
      <w:r w:rsidR="00686F7F">
        <w:rPr>
          <w:rFonts w:asciiTheme="minorBidi" w:hAnsiTheme="minorBidi"/>
          <w:sz w:val="22"/>
          <w:szCs w:val="22"/>
        </w:rPr>
      </w:r>
      <w:r w:rsidR="00686F7F">
        <w:rPr>
          <w:rFonts w:asciiTheme="minorBidi" w:hAnsiTheme="minorBidi"/>
          <w:sz w:val="22"/>
          <w:szCs w:val="22"/>
        </w:rPr>
        <w:fldChar w:fldCharType="separate"/>
      </w:r>
      <w:r w:rsidR="00686F7F">
        <w:rPr>
          <w:rFonts w:asciiTheme="minorBidi" w:hAnsiTheme="minorBidi"/>
          <w:noProof/>
          <w:sz w:val="22"/>
          <w:szCs w:val="22"/>
        </w:rPr>
        <w:t>(35, 38-43)</w:t>
      </w:r>
      <w:r w:rsidR="00686F7F">
        <w:rPr>
          <w:rFonts w:asciiTheme="minorBidi" w:hAnsiTheme="minorBidi"/>
          <w:sz w:val="22"/>
          <w:szCs w:val="22"/>
        </w:rPr>
        <w:fldChar w:fldCharType="end"/>
      </w:r>
      <w:r w:rsidR="00FA33FA">
        <w:rPr>
          <w:rFonts w:asciiTheme="minorBidi" w:hAnsiTheme="minorBidi"/>
          <w:sz w:val="22"/>
          <w:szCs w:val="22"/>
        </w:rPr>
        <w:t>.</w:t>
      </w:r>
    </w:p>
    <w:tbl>
      <w:tblPr>
        <w:tblStyle w:val="TableGrid"/>
        <w:tblW w:w="0" w:type="auto"/>
        <w:tblLook w:val="04A0" w:firstRow="1" w:lastRow="0" w:firstColumn="1" w:lastColumn="0" w:noHBand="0" w:noVBand="1"/>
      </w:tblPr>
      <w:tblGrid>
        <w:gridCol w:w="2605"/>
        <w:gridCol w:w="2967"/>
      </w:tblGrid>
      <w:tr w:rsidR="00564656" w14:paraId="377511E2" w14:textId="77777777" w:rsidTr="00750A58">
        <w:trPr>
          <w:trHeight w:val="239"/>
        </w:trPr>
        <w:tc>
          <w:tcPr>
            <w:tcW w:w="5572" w:type="dxa"/>
            <w:gridSpan w:val="2"/>
            <w:vAlign w:val="center"/>
          </w:tcPr>
          <w:p w14:paraId="3CDE4E77" w14:textId="2CAD7B16" w:rsidR="00564656" w:rsidRDefault="00564656" w:rsidP="002112B6">
            <w:pPr>
              <w:spacing w:line="276" w:lineRule="auto"/>
              <w:rPr>
                <w:rFonts w:asciiTheme="minorBidi" w:hAnsiTheme="minorBidi"/>
                <w:sz w:val="22"/>
                <w:szCs w:val="22"/>
              </w:rPr>
            </w:pPr>
            <w:r w:rsidRPr="00892225">
              <w:rPr>
                <w:rFonts w:asciiTheme="minorBidi" w:hAnsiTheme="minorBidi"/>
                <w:b/>
                <w:bCs/>
                <w:sz w:val="22"/>
                <w:szCs w:val="22"/>
              </w:rPr>
              <w:t>Table 1.</w:t>
            </w:r>
            <w:r>
              <w:rPr>
                <w:rFonts w:asciiTheme="minorBidi" w:hAnsiTheme="minorBidi"/>
                <w:sz w:val="22"/>
                <w:szCs w:val="22"/>
              </w:rPr>
              <w:t xml:space="preserve"> </w:t>
            </w:r>
            <w:r w:rsidR="00892225">
              <w:rPr>
                <w:rFonts w:asciiTheme="minorBidi" w:hAnsiTheme="minorBidi"/>
                <w:sz w:val="22"/>
                <w:szCs w:val="22"/>
              </w:rPr>
              <w:t>Simulated different levels of AS severity</w:t>
            </w:r>
            <w:r w:rsidR="00393065">
              <w:rPr>
                <w:rFonts w:asciiTheme="minorBidi" w:hAnsiTheme="minorBidi"/>
                <w:sz w:val="22"/>
                <w:szCs w:val="22"/>
              </w:rPr>
              <w:t xml:space="preserve"> </w:t>
            </w:r>
          </w:p>
        </w:tc>
      </w:tr>
      <w:tr w:rsidR="0040014A" w14:paraId="4AF2B798" w14:textId="4D22A697" w:rsidTr="00750A58">
        <w:trPr>
          <w:trHeight w:val="239"/>
        </w:trPr>
        <w:tc>
          <w:tcPr>
            <w:tcW w:w="2605" w:type="dxa"/>
            <w:vAlign w:val="center"/>
          </w:tcPr>
          <w:p w14:paraId="77EC9A91" w14:textId="4FF7BF5D" w:rsidR="0040014A" w:rsidRDefault="0040014A" w:rsidP="002112B6">
            <w:pPr>
              <w:spacing w:line="276" w:lineRule="auto"/>
              <w:jc w:val="center"/>
              <w:rPr>
                <w:rFonts w:asciiTheme="minorBidi" w:hAnsiTheme="minorBidi"/>
                <w:sz w:val="22"/>
                <w:szCs w:val="22"/>
              </w:rPr>
            </w:pPr>
            <w:r>
              <w:rPr>
                <w:rFonts w:asciiTheme="minorBidi" w:hAnsiTheme="minorBidi"/>
                <w:sz w:val="22"/>
                <w:szCs w:val="22"/>
              </w:rPr>
              <w:t xml:space="preserve">% </w:t>
            </w:r>
            <w:r w:rsidR="002C5FEE">
              <w:rPr>
                <w:rFonts w:asciiTheme="minorBidi" w:hAnsiTheme="minorBidi"/>
                <w:sz w:val="22"/>
                <w:szCs w:val="22"/>
              </w:rPr>
              <w:t>I</w:t>
            </w:r>
            <w:r>
              <w:rPr>
                <w:rFonts w:asciiTheme="minorBidi" w:hAnsiTheme="minorBidi"/>
                <w:sz w:val="22"/>
                <w:szCs w:val="22"/>
              </w:rPr>
              <w:t>ncrease in the aortic resistance</w:t>
            </w:r>
          </w:p>
        </w:tc>
        <w:tc>
          <w:tcPr>
            <w:tcW w:w="2967" w:type="dxa"/>
            <w:vAlign w:val="center"/>
          </w:tcPr>
          <w:p w14:paraId="455DBCEE" w14:textId="5254C263" w:rsidR="0040014A" w:rsidRDefault="002C5FEE" w:rsidP="002112B6">
            <w:pPr>
              <w:spacing w:line="276" w:lineRule="auto"/>
              <w:jc w:val="center"/>
              <w:rPr>
                <w:rFonts w:asciiTheme="minorBidi" w:hAnsiTheme="minorBidi"/>
                <w:sz w:val="22"/>
                <w:szCs w:val="22"/>
              </w:rPr>
            </w:pPr>
            <w:r>
              <w:rPr>
                <w:rFonts w:asciiTheme="minorBidi" w:hAnsiTheme="minorBidi"/>
                <w:sz w:val="22"/>
                <w:szCs w:val="22"/>
              </w:rPr>
              <w:t xml:space="preserve">Equivalent </w:t>
            </w:r>
            <w:r w:rsidR="0040014A">
              <w:rPr>
                <w:rFonts w:asciiTheme="minorBidi" w:hAnsiTheme="minorBidi"/>
                <w:sz w:val="22"/>
                <w:szCs w:val="22"/>
              </w:rPr>
              <w:t xml:space="preserve">% </w:t>
            </w:r>
            <w:r>
              <w:rPr>
                <w:rFonts w:asciiTheme="minorBidi" w:hAnsiTheme="minorBidi"/>
                <w:sz w:val="22"/>
                <w:szCs w:val="22"/>
              </w:rPr>
              <w:t>r</w:t>
            </w:r>
            <w:r w:rsidR="0040014A">
              <w:rPr>
                <w:rFonts w:asciiTheme="minorBidi" w:hAnsiTheme="minorBidi"/>
                <w:sz w:val="22"/>
                <w:szCs w:val="22"/>
              </w:rPr>
              <w:t>eduction in aortic valve area</w:t>
            </w:r>
          </w:p>
        </w:tc>
      </w:tr>
      <w:tr w:rsidR="0040014A" w14:paraId="219B04C6" w14:textId="32B6073E" w:rsidTr="00750A58">
        <w:trPr>
          <w:trHeight w:val="239"/>
        </w:trPr>
        <w:tc>
          <w:tcPr>
            <w:tcW w:w="2605" w:type="dxa"/>
            <w:vAlign w:val="center"/>
          </w:tcPr>
          <w:p w14:paraId="523A4CA4" w14:textId="2BC3FAE9" w:rsidR="0040014A" w:rsidRDefault="0040014A" w:rsidP="002112B6">
            <w:pPr>
              <w:spacing w:line="276" w:lineRule="auto"/>
              <w:jc w:val="center"/>
              <w:rPr>
                <w:rFonts w:asciiTheme="minorBidi" w:hAnsiTheme="minorBidi"/>
                <w:sz w:val="22"/>
                <w:szCs w:val="22"/>
              </w:rPr>
            </w:pPr>
            <w:r>
              <w:rPr>
                <w:rFonts w:asciiTheme="minorBidi" w:hAnsiTheme="minorBidi"/>
                <w:sz w:val="22"/>
                <w:szCs w:val="22"/>
              </w:rPr>
              <w:t>250 %</w:t>
            </w:r>
          </w:p>
        </w:tc>
        <w:tc>
          <w:tcPr>
            <w:tcW w:w="2967" w:type="dxa"/>
            <w:vAlign w:val="center"/>
          </w:tcPr>
          <w:p w14:paraId="23ADC481" w14:textId="77777777" w:rsidR="0040014A" w:rsidRDefault="0040014A" w:rsidP="002112B6">
            <w:pPr>
              <w:spacing w:line="276" w:lineRule="auto"/>
              <w:jc w:val="center"/>
              <w:rPr>
                <w:rFonts w:asciiTheme="minorBidi" w:hAnsiTheme="minorBidi"/>
                <w:sz w:val="22"/>
                <w:szCs w:val="22"/>
              </w:rPr>
            </w:pPr>
            <w:r>
              <w:rPr>
                <w:rFonts w:asciiTheme="minorBidi" w:hAnsiTheme="minorBidi"/>
                <w:sz w:val="22"/>
                <w:szCs w:val="22"/>
              </w:rPr>
              <w:t xml:space="preserve">46.55 </w:t>
            </w:r>
          </w:p>
          <w:p w14:paraId="0C40B117" w14:textId="13F9B1DE" w:rsidR="0040014A" w:rsidRPr="00131389" w:rsidRDefault="0040014A" w:rsidP="002112B6">
            <w:pPr>
              <w:spacing w:line="276" w:lineRule="auto"/>
              <w:jc w:val="center"/>
              <w:rPr>
                <w:rFonts w:asciiTheme="minorBidi" w:hAnsiTheme="minorBidi"/>
                <w:sz w:val="22"/>
                <w:szCs w:val="22"/>
              </w:rPr>
            </w:pPr>
            <w:r>
              <w:rPr>
                <w:rFonts w:asciiTheme="minorBidi" w:hAnsiTheme="minorBidi"/>
                <w:sz w:val="22"/>
                <w:szCs w:val="22"/>
              </w:rPr>
              <w:t>(from 2.50 cm</w:t>
            </w:r>
            <w:r>
              <w:rPr>
                <w:rFonts w:asciiTheme="minorBidi" w:hAnsiTheme="minorBidi"/>
                <w:sz w:val="22"/>
                <w:szCs w:val="22"/>
                <w:vertAlign w:val="superscript"/>
              </w:rPr>
              <w:t>2</w:t>
            </w:r>
            <w:r>
              <w:rPr>
                <w:rFonts w:asciiTheme="minorBidi" w:hAnsiTheme="minorBidi"/>
                <w:sz w:val="22"/>
                <w:szCs w:val="22"/>
              </w:rPr>
              <w:t xml:space="preserve"> to 1.33 cm</w:t>
            </w:r>
            <w:r>
              <w:rPr>
                <w:rFonts w:asciiTheme="minorBidi" w:hAnsiTheme="minorBidi"/>
                <w:sz w:val="22"/>
                <w:szCs w:val="22"/>
                <w:vertAlign w:val="superscript"/>
              </w:rPr>
              <w:t>2</w:t>
            </w:r>
            <w:r>
              <w:rPr>
                <w:rFonts w:asciiTheme="minorBidi" w:hAnsiTheme="minorBidi"/>
                <w:sz w:val="22"/>
                <w:szCs w:val="22"/>
              </w:rPr>
              <w:t>)</w:t>
            </w:r>
          </w:p>
        </w:tc>
      </w:tr>
      <w:tr w:rsidR="0040014A" w14:paraId="1845961F" w14:textId="4DF38514" w:rsidTr="00750A58">
        <w:trPr>
          <w:trHeight w:val="229"/>
        </w:trPr>
        <w:tc>
          <w:tcPr>
            <w:tcW w:w="2605" w:type="dxa"/>
            <w:vAlign w:val="center"/>
          </w:tcPr>
          <w:p w14:paraId="174A4BAB" w14:textId="270F7B9A" w:rsidR="0040014A" w:rsidRDefault="0040014A" w:rsidP="002112B6">
            <w:pPr>
              <w:spacing w:line="276" w:lineRule="auto"/>
              <w:jc w:val="center"/>
              <w:rPr>
                <w:rFonts w:asciiTheme="minorBidi" w:hAnsiTheme="minorBidi"/>
                <w:sz w:val="22"/>
                <w:szCs w:val="22"/>
              </w:rPr>
            </w:pPr>
            <w:r>
              <w:rPr>
                <w:rFonts w:asciiTheme="minorBidi" w:hAnsiTheme="minorBidi"/>
                <w:sz w:val="22"/>
                <w:szCs w:val="22"/>
              </w:rPr>
              <w:t>500 %</w:t>
            </w:r>
          </w:p>
        </w:tc>
        <w:tc>
          <w:tcPr>
            <w:tcW w:w="2967" w:type="dxa"/>
            <w:vAlign w:val="center"/>
          </w:tcPr>
          <w:p w14:paraId="08E01E61" w14:textId="77777777" w:rsidR="0040014A" w:rsidRDefault="0040014A" w:rsidP="002112B6">
            <w:pPr>
              <w:spacing w:line="276" w:lineRule="auto"/>
              <w:jc w:val="center"/>
              <w:rPr>
                <w:rFonts w:asciiTheme="minorBidi" w:hAnsiTheme="minorBidi"/>
                <w:sz w:val="22"/>
                <w:szCs w:val="22"/>
              </w:rPr>
            </w:pPr>
            <w:r>
              <w:rPr>
                <w:rFonts w:asciiTheme="minorBidi" w:hAnsiTheme="minorBidi"/>
                <w:sz w:val="22"/>
                <w:szCs w:val="22"/>
              </w:rPr>
              <w:t xml:space="preserve">60 </w:t>
            </w:r>
          </w:p>
          <w:p w14:paraId="12453E1D" w14:textId="204D8C90" w:rsidR="0040014A" w:rsidRDefault="0040014A" w:rsidP="002112B6">
            <w:pPr>
              <w:spacing w:line="276" w:lineRule="auto"/>
              <w:jc w:val="center"/>
              <w:rPr>
                <w:rFonts w:asciiTheme="minorBidi" w:hAnsiTheme="minorBidi"/>
                <w:sz w:val="22"/>
                <w:szCs w:val="22"/>
              </w:rPr>
            </w:pPr>
            <w:r>
              <w:rPr>
                <w:rFonts w:asciiTheme="minorBidi" w:hAnsiTheme="minorBidi"/>
                <w:sz w:val="22"/>
                <w:szCs w:val="22"/>
              </w:rPr>
              <w:t>(from 2.50 cm</w:t>
            </w:r>
            <w:r>
              <w:rPr>
                <w:rFonts w:asciiTheme="minorBidi" w:hAnsiTheme="minorBidi"/>
                <w:sz w:val="22"/>
                <w:szCs w:val="22"/>
                <w:vertAlign w:val="superscript"/>
              </w:rPr>
              <w:t>2</w:t>
            </w:r>
            <w:r>
              <w:rPr>
                <w:rFonts w:asciiTheme="minorBidi" w:hAnsiTheme="minorBidi"/>
                <w:sz w:val="22"/>
                <w:szCs w:val="22"/>
              </w:rPr>
              <w:t xml:space="preserve"> to 1.00 cm</w:t>
            </w:r>
            <w:r>
              <w:rPr>
                <w:rFonts w:asciiTheme="minorBidi" w:hAnsiTheme="minorBidi"/>
                <w:sz w:val="22"/>
                <w:szCs w:val="22"/>
                <w:vertAlign w:val="superscript"/>
              </w:rPr>
              <w:t>2</w:t>
            </w:r>
            <w:r>
              <w:rPr>
                <w:rFonts w:asciiTheme="minorBidi" w:hAnsiTheme="minorBidi"/>
                <w:sz w:val="22"/>
                <w:szCs w:val="22"/>
              </w:rPr>
              <w:t>)</w:t>
            </w:r>
          </w:p>
        </w:tc>
      </w:tr>
      <w:tr w:rsidR="0040014A" w14:paraId="452E5A1E" w14:textId="2344CC45" w:rsidTr="00750A58">
        <w:trPr>
          <w:trHeight w:val="239"/>
        </w:trPr>
        <w:tc>
          <w:tcPr>
            <w:tcW w:w="2605" w:type="dxa"/>
            <w:vAlign w:val="center"/>
          </w:tcPr>
          <w:p w14:paraId="5DC40CDD" w14:textId="35437A07" w:rsidR="0040014A" w:rsidRDefault="0040014A" w:rsidP="002112B6">
            <w:pPr>
              <w:spacing w:line="276" w:lineRule="auto"/>
              <w:jc w:val="center"/>
              <w:rPr>
                <w:rFonts w:asciiTheme="minorBidi" w:hAnsiTheme="minorBidi"/>
                <w:sz w:val="22"/>
                <w:szCs w:val="22"/>
              </w:rPr>
            </w:pPr>
            <w:r>
              <w:rPr>
                <w:rFonts w:asciiTheme="minorBidi" w:hAnsiTheme="minorBidi"/>
                <w:sz w:val="22"/>
                <w:szCs w:val="22"/>
              </w:rPr>
              <w:t>750 %</w:t>
            </w:r>
          </w:p>
        </w:tc>
        <w:tc>
          <w:tcPr>
            <w:tcW w:w="2967" w:type="dxa"/>
            <w:vAlign w:val="center"/>
          </w:tcPr>
          <w:p w14:paraId="12CD3FD7" w14:textId="77777777" w:rsidR="0040014A" w:rsidRDefault="0040014A" w:rsidP="002112B6">
            <w:pPr>
              <w:spacing w:line="276" w:lineRule="auto"/>
              <w:jc w:val="center"/>
              <w:rPr>
                <w:rFonts w:asciiTheme="minorBidi" w:hAnsiTheme="minorBidi"/>
                <w:sz w:val="22"/>
                <w:szCs w:val="22"/>
              </w:rPr>
            </w:pPr>
            <w:r>
              <w:rPr>
                <w:rFonts w:asciiTheme="minorBidi" w:hAnsiTheme="minorBidi"/>
                <w:sz w:val="22"/>
                <w:szCs w:val="22"/>
              </w:rPr>
              <w:t>65</w:t>
            </w:r>
          </w:p>
          <w:p w14:paraId="215D2B44" w14:textId="7313E7DF" w:rsidR="0040014A" w:rsidRDefault="0040014A" w:rsidP="002112B6">
            <w:pPr>
              <w:spacing w:line="276" w:lineRule="auto"/>
              <w:jc w:val="center"/>
              <w:rPr>
                <w:rFonts w:asciiTheme="minorBidi" w:hAnsiTheme="minorBidi"/>
                <w:sz w:val="22"/>
                <w:szCs w:val="22"/>
              </w:rPr>
            </w:pPr>
            <w:r>
              <w:rPr>
                <w:rFonts w:asciiTheme="minorBidi" w:hAnsiTheme="minorBidi"/>
                <w:sz w:val="22"/>
                <w:szCs w:val="22"/>
              </w:rPr>
              <w:t>(from 2.50 cm</w:t>
            </w:r>
            <w:r>
              <w:rPr>
                <w:rFonts w:asciiTheme="minorBidi" w:hAnsiTheme="minorBidi"/>
                <w:sz w:val="22"/>
                <w:szCs w:val="22"/>
                <w:vertAlign w:val="superscript"/>
              </w:rPr>
              <w:t>2</w:t>
            </w:r>
            <w:r>
              <w:rPr>
                <w:rFonts w:asciiTheme="minorBidi" w:hAnsiTheme="minorBidi"/>
                <w:sz w:val="22"/>
                <w:szCs w:val="22"/>
              </w:rPr>
              <w:t xml:space="preserve"> to 0.86 cm</w:t>
            </w:r>
            <w:r>
              <w:rPr>
                <w:rFonts w:asciiTheme="minorBidi" w:hAnsiTheme="minorBidi"/>
                <w:sz w:val="22"/>
                <w:szCs w:val="22"/>
                <w:vertAlign w:val="superscript"/>
              </w:rPr>
              <w:t>2</w:t>
            </w:r>
            <w:r>
              <w:rPr>
                <w:rFonts w:asciiTheme="minorBidi" w:hAnsiTheme="minorBidi"/>
                <w:sz w:val="22"/>
                <w:szCs w:val="22"/>
              </w:rPr>
              <w:t>)</w:t>
            </w:r>
          </w:p>
        </w:tc>
      </w:tr>
      <w:tr w:rsidR="0040014A" w14:paraId="4006F072" w14:textId="5B745117" w:rsidTr="00750A58">
        <w:trPr>
          <w:trHeight w:val="74"/>
        </w:trPr>
        <w:tc>
          <w:tcPr>
            <w:tcW w:w="2605" w:type="dxa"/>
            <w:vAlign w:val="center"/>
          </w:tcPr>
          <w:p w14:paraId="35315141" w14:textId="0E643E5F" w:rsidR="0040014A" w:rsidRDefault="0040014A" w:rsidP="002112B6">
            <w:pPr>
              <w:spacing w:line="276" w:lineRule="auto"/>
              <w:jc w:val="center"/>
              <w:rPr>
                <w:rFonts w:asciiTheme="minorBidi" w:hAnsiTheme="minorBidi"/>
                <w:sz w:val="22"/>
                <w:szCs w:val="22"/>
              </w:rPr>
            </w:pPr>
            <w:r>
              <w:rPr>
                <w:rFonts w:asciiTheme="minorBidi" w:hAnsiTheme="minorBidi"/>
                <w:sz w:val="22"/>
                <w:szCs w:val="22"/>
              </w:rPr>
              <w:t>1000 %</w:t>
            </w:r>
          </w:p>
        </w:tc>
        <w:tc>
          <w:tcPr>
            <w:tcW w:w="2967" w:type="dxa"/>
            <w:vAlign w:val="center"/>
          </w:tcPr>
          <w:p w14:paraId="2A1F8FF1" w14:textId="77777777" w:rsidR="0040014A" w:rsidRDefault="0040014A" w:rsidP="002112B6">
            <w:pPr>
              <w:spacing w:line="276" w:lineRule="auto"/>
              <w:jc w:val="center"/>
              <w:rPr>
                <w:rFonts w:asciiTheme="minorBidi" w:hAnsiTheme="minorBidi"/>
                <w:sz w:val="22"/>
                <w:szCs w:val="22"/>
              </w:rPr>
            </w:pPr>
            <w:r>
              <w:rPr>
                <w:rFonts w:asciiTheme="minorBidi" w:hAnsiTheme="minorBidi"/>
                <w:sz w:val="22"/>
                <w:szCs w:val="22"/>
              </w:rPr>
              <w:t>70</w:t>
            </w:r>
          </w:p>
          <w:p w14:paraId="1857B36E" w14:textId="04D99358" w:rsidR="0040014A" w:rsidRDefault="0040014A" w:rsidP="002112B6">
            <w:pPr>
              <w:spacing w:line="276" w:lineRule="auto"/>
              <w:jc w:val="center"/>
              <w:rPr>
                <w:rFonts w:asciiTheme="minorBidi" w:hAnsiTheme="minorBidi"/>
                <w:sz w:val="22"/>
                <w:szCs w:val="22"/>
              </w:rPr>
            </w:pPr>
            <w:r>
              <w:rPr>
                <w:rFonts w:asciiTheme="minorBidi" w:hAnsiTheme="minorBidi"/>
                <w:sz w:val="22"/>
                <w:szCs w:val="22"/>
              </w:rPr>
              <w:t>(from 2.50 cm</w:t>
            </w:r>
            <w:r>
              <w:rPr>
                <w:rFonts w:asciiTheme="minorBidi" w:hAnsiTheme="minorBidi"/>
                <w:sz w:val="22"/>
                <w:szCs w:val="22"/>
                <w:vertAlign w:val="superscript"/>
              </w:rPr>
              <w:t>2</w:t>
            </w:r>
            <w:r>
              <w:rPr>
                <w:rFonts w:asciiTheme="minorBidi" w:hAnsiTheme="minorBidi"/>
                <w:sz w:val="22"/>
                <w:szCs w:val="22"/>
              </w:rPr>
              <w:t xml:space="preserve"> to 0.70 cm</w:t>
            </w:r>
            <w:r>
              <w:rPr>
                <w:rFonts w:asciiTheme="minorBidi" w:hAnsiTheme="minorBidi"/>
                <w:sz w:val="22"/>
                <w:szCs w:val="22"/>
                <w:vertAlign w:val="superscript"/>
              </w:rPr>
              <w:t>2</w:t>
            </w:r>
            <w:r>
              <w:rPr>
                <w:rFonts w:asciiTheme="minorBidi" w:hAnsiTheme="minorBidi"/>
                <w:sz w:val="22"/>
                <w:szCs w:val="22"/>
              </w:rPr>
              <w:t>)</w:t>
            </w:r>
          </w:p>
        </w:tc>
      </w:tr>
    </w:tbl>
    <w:p w14:paraId="0C2AC7F6" w14:textId="77777777" w:rsidR="00771EFC" w:rsidRDefault="00771EFC" w:rsidP="002112B6">
      <w:pPr>
        <w:spacing w:line="276" w:lineRule="auto"/>
        <w:jc w:val="both"/>
        <w:rPr>
          <w:rFonts w:asciiTheme="minorBidi" w:hAnsiTheme="minorBidi"/>
          <w:sz w:val="22"/>
          <w:szCs w:val="22"/>
        </w:rPr>
      </w:pPr>
    </w:p>
    <w:p w14:paraId="520EF984" w14:textId="77777777" w:rsidR="004A6A15" w:rsidRPr="004F01CC" w:rsidRDefault="004A6A15" w:rsidP="002112B6">
      <w:pPr>
        <w:spacing w:line="276" w:lineRule="auto"/>
        <w:jc w:val="both"/>
        <w:rPr>
          <w:rFonts w:asciiTheme="minorBidi" w:hAnsiTheme="minorBidi"/>
          <w:b/>
          <w:bCs/>
          <w:i/>
          <w:iCs/>
          <w:sz w:val="22"/>
          <w:szCs w:val="22"/>
        </w:rPr>
      </w:pPr>
      <w:r w:rsidRPr="004F01CC">
        <w:rPr>
          <w:rFonts w:asciiTheme="minorBidi" w:hAnsiTheme="minorBidi"/>
          <w:b/>
          <w:bCs/>
          <w:i/>
          <w:iCs/>
          <w:sz w:val="22"/>
          <w:szCs w:val="22"/>
        </w:rPr>
        <w:t>Volume overloading (Mitral regurgitation)</w:t>
      </w:r>
    </w:p>
    <w:p w14:paraId="14CEA868" w14:textId="2107F7AC" w:rsidR="00BA2DDE" w:rsidRDefault="004A6A15" w:rsidP="002112B6">
      <w:pPr>
        <w:spacing w:line="276" w:lineRule="auto"/>
        <w:jc w:val="both"/>
        <w:rPr>
          <w:rFonts w:asciiTheme="minorBidi" w:hAnsiTheme="minorBidi"/>
          <w:sz w:val="22"/>
          <w:szCs w:val="22"/>
        </w:rPr>
      </w:pPr>
      <w:r>
        <w:rPr>
          <w:rFonts w:asciiTheme="minorBidi" w:hAnsiTheme="minorBidi"/>
          <w:sz w:val="22"/>
          <w:szCs w:val="22"/>
        </w:rPr>
        <w:t>Mitral regurgitation</w:t>
      </w:r>
      <w:r w:rsidR="00614D70">
        <w:rPr>
          <w:rFonts w:asciiTheme="minorBidi" w:hAnsiTheme="minorBidi"/>
          <w:sz w:val="22"/>
          <w:szCs w:val="22"/>
        </w:rPr>
        <w:t xml:space="preserve"> (MR)</w:t>
      </w:r>
      <w:r>
        <w:rPr>
          <w:rFonts w:asciiTheme="minorBidi" w:hAnsiTheme="minorBidi"/>
          <w:sz w:val="22"/>
          <w:szCs w:val="22"/>
        </w:rPr>
        <w:t xml:space="preserve"> is a valvular disorder</w:t>
      </w:r>
      <w:r w:rsidR="006D2541">
        <w:rPr>
          <w:rFonts w:asciiTheme="minorBidi" w:hAnsiTheme="minorBidi"/>
          <w:sz w:val="22"/>
          <w:szCs w:val="22"/>
        </w:rPr>
        <w:t xml:space="preserve"> that </w:t>
      </w:r>
      <w:r w:rsidR="003D75C5">
        <w:rPr>
          <w:rFonts w:asciiTheme="minorBidi" w:hAnsiTheme="minorBidi"/>
          <w:sz w:val="22"/>
          <w:szCs w:val="22"/>
        </w:rPr>
        <w:t>causes</w:t>
      </w:r>
      <w:r w:rsidR="006D2541">
        <w:rPr>
          <w:rFonts w:asciiTheme="minorBidi" w:hAnsiTheme="minorBidi"/>
          <w:sz w:val="22"/>
          <w:szCs w:val="22"/>
        </w:rPr>
        <w:t xml:space="preserve"> improper closure of mitral valve</w:t>
      </w:r>
      <w:r>
        <w:rPr>
          <w:rFonts w:asciiTheme="minorBidi" w:hAnsiTheme="minorBidi"/>
          <w:sz w:val="22"/>
          <w:szCs w:val="22"/>
        </w:rPr>
        <w:t xml:space="preserve">, and </w:t>
      </w:r>
      <w:r w:rsidR="003356B4">
        <w:rPr>
          <w:rFonts w:asciiTheme="minorBidi" w:hAnsiTheme="minorBidi"/>
          <w:sz w:val="22"/>
          <w:szCs w:val="22"/>
        </w:rPr>
        <w:t>consequently</w:t>
      </w:r>
      <w:r w:rsidR="003D75C5">
        <w:rPr>
          <w:rFonts w:asciiTheme="minorBidi" w:hAnsiTheme="minorBidi"/>
          <w:sz w:val="22"/>
          <w:szCs w:val="22"/>
        </w:rPr>
        <w:t xml:space="preserve"> allow</w:t>
      </w:r>
      <w:r w:rsidR="00EF6359">
        <w:rPr>
          <w:rFonts w:asciiTheme="minorBidi" w:hAnsiTheme="minorBidi"/>
          <w:sz w:val="22"/>
          <w:szCs w:val="22"/>
        </w:rPr>
        <w:t>s</w:t>
      </w:r>
      <w:r>
        <w:rPr>
          <w:rFonts w:asciiTheme="minorBidi" w:hAnsiTheme="minorBidi"/>
          <w:sz w:val="22"/>
          <w:szCs w:val="22"/>
        </w:rPr>
        <w:t xml:space="preserve"> </w:t>
      </w:r>
      <w:r w:rsidR="003D75C5">
        <w:rPr>
          <w:rFonts w:asciiTheme="minorBidi" w:hAnsiTheme="minorBidi"/>
          <w:sz w:val="22"/>
          <w:szCs w:val="22"/>
        </w:rPr>
        <w:t xml:space="preserve">the </w:t>
      </w:r>
      <w:r>
        <w:rPr>
          <w:rFonts w:asciiTheme="minorBidi" w:hAnsiTheme="minorBidi"/>
          <w:sz w:val="22"/>
          <w:szCs w:val="22"/>
        </w:rPr>
        <w:t>blood</w:t>
      </w:r>
      <w:r w:rsidR="003D75C5">
        <w:rPr>
          <w:rFonts w:asciiTheme="minorBidi" w:hAnsiTheme="minorBidi"/>
          <w:sz w:val="22"/>
          <w:szCs w:val="22"/>
        </w:rPr>
        <w:t xml:space="preserve"> to</w:t>
      </w:r>
      <w:r>
        <w:rPr>
          <w:rFonts w:asciiTheme="minorBidi" w:hAnsiTheme="minorBidi"/>
          <w:sz w:val="22"/>
          <w:szCs w:val="22"/>
        </w:rPr>
        <w:t xml:space="preserve"> flow backward</w:t>
      </w:r>
      <w:r w:rsidR="002E3B7D">
        <w:rPr>
          <w:rFonts w:asciiTheme="minorBidi" w:hAnsiTheme="minorBidi"/>
          <w:sz w:val="22"/>
          <w:szCs w:val="22"/>
        </w:rPr>
        <w:t xml:space="preserve"> </w:t>
      </w:r>
      <w:r>
        <w:rPr>
          <w:rFonts w:asciiTheme="minorBidi" w:hAnsiTheme="minorBidi"/>
          <w:sz w:val="22"/>
          <w:szCs w:val="22"/>
        </w:rPr>
        <w:t xml:space="preserve">into the left atrium </w:t>
      </w:r>
      <w:r w:rsidR="00695AC3">
        <w:rPr>
          <w:rFonts w:asciiTheme="minorBidi" w:hAnsiTheme="minorBidi"/>
          <w:sz w:val="22"/>
          <w:szCs w:val="22"/>
        </w:rPr>
        <w:t xml:space="preserve">during systole </w:t>
      </w:r>
      <w:r>
        <w:rPr>
          <w:rFonts w:asciiTheme="minorBidi" w:hAnsiTheme="minorBidi"/>
          <w:sz w:val="22"/>
          <w:szCs w:val="22"/>
        </w:rPr>
        <w:t>and develop volume overloading</w:t>
      </w:r>
      <w:r w:rsidR="003D75C5">
        <w:rPr>
          <w:rFonts w:asciiTheme="minorBidi" w:hAnsiTheme="minorBidi"/>
          <w:sz w:val="22"/>
          <w:szCs w:val="22"/>
        </w:rPr>
        <w:t xml:space="preserve"> </w:t>
      </w:r>
      <w:r w:rsidR="000A7167">
        <w:rPr>
          <w:rFonts w:asciiTheme="minorBidi" w:hAnsiTheme="minorBidi"/>
          <w:sz w:val="22"/>
          <w:szCs w:val="22"/>
        </w:rPr>
        <w:fldChar w:fldCharType="begin">
          <w:fldData xml:space="preserve">PEVuZE5vdGU+PENpdGU+PEF1dGhvcj5FbnJpcXVlei1TYXJhbm88L0F1dGhvcj48WWVhcj4yMDA5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</w:fldData>
        </w:fldChar>
      </w:r>
      <w:r w:rsidR="00686F7F">
        <w:rPr>
          <w:rFonts w:asciiTheme="minorBidi" w:hAnsiTheme="minorBidi"/>
          <w:sz w:val="22"/>
          <w:szCs w:val="22"/>
        </w:rPr>
        <w:instrText xml:space="preserve"> ADDIN EN.CITE </w:instrText>
      </w:r>
      <w:r w:rsidR="00686F7F">
        <w:rPr>
          <w:rFonts w:asciiTheme="minorBidi" w:hAnsiTheme="minorBidi"/>
          <w:sz w:val="22"/>
          <w:szCs w:val="22"/>
        </w:rPr>
        <w:fldChar w:fldCharType="begin">
          <w:fldData xml:space="preserve">PEVuZE5vdGU+PENpdGU+PEF1dGhvcj5FbnJpcXVlei1TYXJhbm88L0F1dGhvcj48WWVhcj4yMDA5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</w:fldData>
        </w:fldChar>
      </w:r>
      <w:r w:rsidR="00686F7F">
        <w:rPr>
          <w:rFonts w:asciiTheme="minorBidi" w:hAnsiTheme="minorBidi"/>
          <w:sz w:val="22"/>
          <w:szCs w:val="22"/>
        </w:rPr>
        <w:instrText xml:space="preserve"> ADDIN EN.CITE.DATA </w:instrText>
      </w:r>
      <w:r w:rsidR="00686F7F">
        <w:rPr>
          <w:rFonts w:asciiTheme="minorBidi" w:hAnsiTheme="minorBidi"/>
          <w:sz w:val="22"/>
          <w:szCs w:val="22"/>
        </w:rPr>
      </w:r>
      <w:r w:rsidR="00686F7F">
        <w:rPr>
          <w:rFonts w:asciiTheme="minorBidi" w:hAnsiTheme="minorBidi"/>
          <w:sz w:val="22"/>
          <w:szCs w:val="22"/>
        </w:rPr>
        <w:fldChar w:fldCharType="end"/>
      </w:r>
      <w:r w:rsidR="000A7167">
        <w:rPr>
          <w:rFonts w:asciiTheme="minorBidi" w:hAnsiTheme="minorBidi"/>
          <w:sz w:val="22"/>
          <w:szCs w:val="22"/>
        </w:rPr>
      </w:r>
      <w:r w:rsidR="000A7167">
        <w:rPr>
          <w:rFonts w:asciiTheme="minorBidi" w:hAnsiTheme="minorBidi"/>
          <w:sz w:val="22"/>
          <w:szCs w:val="22"/>
        </w:rPr>
        <w:fldChar w:fldCharType="separate"/>
      </w:r>
      <w:r w:rsidR="00686F7F">
        <w:rPr>
          <w:rFonts w:asciiTheme="minorBidi" w:hAnsiTheme="minorBidi"/>
          <w:noProof/>
          <w:sz w:val="22"/>
          <w:szCs w:val="22"/>
        </w:rPr>
        <w:t>(44)</w:t>
      </w:r>
      <w:r w:rsidR="000A7167">
        <w:rPr>
          <w:rFonts w:asciiTheme="minorBidi" w:hAnsiTheme="minorBidi"/>
          <w:sz w:val="22"/>
          <w:szCs w:val="22"/>
        </w:rPr>
        <w:fldChar w:fldCharType="end"/>
      </w:r>
      <w:r w:rsidR="003D75C5">
        <w:rPr>
          <w:rFonts w:asciiTheme="minorBidi" w:hAnsiTheme="minorBidi"/>
          <w:sz w:val="22"/>
          <w:szCs w:val="22"/>
        </w:rPr>
        <w:t>.</w:t>
      </w:r>
      <w:r w:rsidR="003356B4">
        <w:rPr>
          <w:rFonts w:asciiTheme="minorBidi" w:hAnsiTheme="minorBidi"/>
          <w:sz w:val="22"/>
          <w:szCs w:val="22"/>
        </w:rPr>
        <w:t xml:space="preserve"> </w:t>
      </w:r>
      <w:commentRangeStart w:id="4"/>
      <w:commentRangeStart w:id="5"/>
      <w:r w:rsidR="00E711E9">
        <w:rPr>
          <w:rFonts w:asciiTheme="minorBidi" w:hAnsiTheme="minorBidi"/>
          <w:sz w:val="22"/>
          <w:szCs w:val="22"/>
        </w:rPr>
        <w:t xml:space="preserve">The backward blood flow </w:t>
      </w:r>
      <w:r w:rsidR="00205BB3">
        <w:rPr>
          <w:rFonts w:asciiTheme="minorBidi" w:hAnsiTheme="minorBidi"/>
          <w:sz w:val="22"/>
          <w:szCs w:val="22"/>
        </w:rPr>
        <w:t xml:space="preserve">through the mitral valve </w:t>
      </w:r>
      <w:r w:rsidR="00C651CA">
        <w:rPr>
          <w:rFonts w:asciiTheme="minorBidi" w:hAnsiTheme="minorBidi"/>
          <w:sz w:val="22"/>
          <w:szCs w:val="22"/>
        </w:rPr>
        <w:t xml:space="preserve">during systole </w:t>
      </w:r>
      <w:r w:rsidR="00205BB3">
        <w:rPr>
          <w:rFonts w:asciiTheme="minorBidi" w:hAnsiTheme="minorBidi"/>
          <w:sz w:val="22"/>
          <w:szCs w:val="22"/>
        </w:rPr>
        <w:t xml:space="preserve">is essentially </w:t>
      </w:r>
      <w:r w:rsidR="00C651CA">
        <w:rPr>
          <w:rFonts w:asciiTheme="minorBidi" w:hAnsiTheme="minorBidi"/>
          <w:sz w:val="22"/>
          <w:szCs w:val="22"/>
        </w:rPr>
        <w:t>controlled</w:t>
      </w:r>
      <w:r w:rsidR="00205BB3">
        <w:rPr>
          <w:rFonts w:asciiTheme="minorBidi" w:hAnsiTheme="minorBidi"/>
          <w:sz w:val="22"/>
          <w:szCs w:val="22"/>
        </w:rPr>
        <w:t xml:space="preserve"> </w:t>
      </w:r>
      <w:r w:rsidR="00C651CA">
        <w:rPr>
          <w:rFonts w:asciiTheme="minorBidi" w:hAnsiTheme="minorBidi"/>
          <w:sz w:val="22"/>
          <w:szCs w:val="22"/>
        </w:rPr>
        <w:t xml:space="preserve">via a </w:t>
      </w:r>
      <w:r w:rsidR="004B7F0A">
        <w:rPr>
          <w:rFonts w:asciiTheme="minorBidi" w:hAnsiTheme="minorBidi"/>
          <w:sz w:val="22"/>
          <w:szCs w:val="22"/>
        </w:rPr>
        <w:t xml:space="preserve">model parameter </w:t>
      </w:r>
      <w:r w:rsidR="00505440">
        <w:rPr>
          <w:rFonts w:asciiTheme="minorBidi" w:hAnsiTheme="minorBidi"/>
          <w:sz w:val="22"/>
          <w:szCs w:val="22"/>
        </w:rPr>
        <w:t xml:space="preserve">named </w:t>
      </w:r>
      <w:r w:rsidR="007A19BF">
        <w:rPr>
          <w:rFonts w:asciiTheme="minorBidi" w:hAnsiTheme="minorBidi"/>
          <w:sz w:val="22"/>
          <w:szCs w:val="22"/>
        </w:rPr>
        <w:t xml:space="preserve">“leaking factor” </w:t>
      </w:r>
      <w:r w:rsidR="002B51B5">
        <w:rPr>
          <w:rFonts w:asciiTheme="minorBidi" w:hAnsiTheme="minorBidi"/>
          <w:sz w:val="22"/>
          <w:szCs w:val="22"/>
        </w:rPr>
        <w:t>(G</w:t>
      </w:r>
      <w:r w:rsidR="002B51B5">
        <w:rPr>
          <w:rFonts w:asciiTheme="minorBidi" w:hAnsiTheme="minorBidi"/>
          <w:sz w:val="22"/>
          <w:szCs w:val="22"/>
          <w:vertAlign w:val="subscript"/>
        </w:rPr>
        <w:t>leak</w:t>
      </w:r>
      <w:r w:rsidR="002B51B5">
        <w:rPr>
          <w:rFonts w:asciiTheme="minorBidi" w:hAnsiTheme="minorBidi"/>
          <w:sz w:val="22"/>
          <w:szCs w:val="22"/>
        </w:rPr>
        <w:t xml:space="preserve"> in </w:t>
      </w:r>
      <w:r w:rsidR="000219CA">
        <w:rPr>
          <w:rFonts w:asciiTheme="minorBidi" w:hAnsiTheme="minorBidi"/>
          <w:sz w:val="22"/>
          <w:szCs w:val="22"/>
        </w:rPr>
        <w:t>equation 4)</w:t>
      </w:r>
      <w:r w:rsidR="002B51B5">
        <w:rPr>
          <w:rFonts w:asciiTheme="minorBidi" w:hAnsiTheme="minorBidi"/>
          <w:sz w:val="22"/>
          <w:szCs w:val="22"/>
        </w:rPr>
        <w:t xml:space="preserve"> </w:t>
      </w:r>
      <w:r w:rsidR="007A19BF">
        <w:rPr>
          <w:rFonts w:asciiTheme="minorBidi" w:hAnsiTheme="minorBidi"/>
          <w:sz w:val="22"/>
          <w:szCs w:val="22"/>
        </w:rPr>
        <w:t>that is zero for</w:t>
      </w:r>
      <w:r w:rsidR="004B7F0A">
        <w:rPr>
          <w:rFonts w:asciiTheme="minorBidi" w:hAnsiTheme="minorBidi"/>
          <w:sz w:val="22"/>
          <w:szCs w:val="22"/>
        </w:rPr>
        <w:t xml:space="preserve"> “baseline simulation”</w:t>
      </w:r>
      <w:r w:rsidR="00A07E89">
        <w:rPr>
          <w:rFonts w:asciiTheme="minorBidi" w:hAnsiTheme="minorBidi"/>
          <w:sz w:val="22"/>
          <w:szCs w:val="22"/>
        </w:rPr>
        <w:t xml:space="preserve">, representing a proper valve, and is nonzero </w:t>
      </w:r>
      <w:r w:rsidR="001A1255">
        <w:rPr>
          <w:rFonts w:asciiTheme="minorBidi" w:hAnsiTheme="minorBidi"/>
          <w:sz w:val="22"/>
          <w:szCs w:val="22"/>
        </w:rPr>
        <w:t xml:space="preserve">for </w:t>
      </w:r>
      <w:r w:rsidR="0064607B">
        <w:rPr>
          <w:rFonts w:asciiTheme="minorBidi" w:hAnsiTheme="minorBidi"/>
          <w:sz w:val="22"/>
          <w:szCs w:val="22"/>
        </w:rPr>
        <w:t>simulating a</w:t>
      </w:r>
      <w:r w:rsidR="00E93161">
        <w:rPr>
          <w:rFonts w:asciiTheme="minorBidi" w:hAnsiTheme="minorBidi"/>
          <w:sz w:val="22"/>
          <w:szCs w:val="22"/>
        </w:rPr>
        <w:t>n</w:t>
      </w:r>
      <w:r w:rsidR="0064607B">
        <w:rPr>
          <w:rFonts w:asciiTheme="minorBidi" w:hAnsiTheme="minorBidi"/>
          <w:sz w:val="22"/>
          <w:szCs w:val="22"/>
        </w:rPr>
        <w:t xml:space="preserve"> insufficient valve</w:t>
      </w:r>
      <w:r w:rsidR="00E70F94">
        <w:rPr>
          <w:rFonts w:asciiTheme="minorBidi" w:hAnsiTheme="minorBidi"/>
          <w:sz w:val="22"/>
          <w:szCs w:val="22"/>
        </w:rPr>
        <w:t>.</w:t>
      </w:r>
      <w:r w:rsidR="00C651CA">
        <w:rPr>
          <w:rFonts w:asciiTheme="minorBidi" w:hAnsiTheme="minorBidi"/>
          <w:sz w:val="22"/>
          <w:szCs w:val="22"/>
        </w:rPr>
        <w:t xml:space="preserve"> </w:t>
      </w:r>
      <w:commentRangeEnd w:id="4"/>
      <w:r w:rsidR="00521F55">
        <w:rPr>
          <w:rStyle w:val="CommentReference"/>
        </w:rPr>
        <w:commentReference w:id="4"/>
      </w:r>
      <w:commentRangeEnd w:id="5"/>
      <w:r w:rsidR="003B0DF0">
        <w:rPr>
          <w:rStyle w:val="CommentReference"/>
        </w:rPr>
        <w:commentReference w:id="5"/>
      </w:r>
      <w:r w:rsidR="000C5B9E">
        <w:rPr>
          <w:rFonts w:asciiTheme="minorBidi" w:hAnsiTheme="minorBidi"/>
          <w:sz w:val="22"/>
          <w:szCs w:val="22"/>
        </w:rPr>
        <w:t xml:space="preserve"> </w:t>
      </w:r>
      <w:r w:rsidR="003E0943">
        <w:rPr>
          <w:rFonts w:asciiTheme="minorBidi" w:hAnsiTheme="minorBidi"/>
          <w:sz w:val="22"/>
          <w:szCs w:val="22"/>
        </w:rPr>
        <w:t>The</w:t>
      </w:r>
      <w:r w:rsidR="00272B7F">
        <w:rPr>
          <w:rFonts w:asciiTheme="minorBidi" w:hAnsiTheme="minorBidi"/>
          <w:sz w:val="22"/>
          <w:szCs w:val="22"/>
        </w:rPr>
        <w:t xml:space="preserve"> following</w:t>
      </w:r>
      <w:r w:rsidR="003E0943">
        <w:rPr>
          <w:rFonts w:asciiTheme="minorBidi" w:hAnsiTheme="minorBidi"/>
          <w:sz w:val="22"/>
          <w:szCs w:val="22"/>
        </w:rPr>
        <w:t xml:space="preserve"> </w:t>
      </w:r>
      <w:r w:rsidR="005423A6">
        <w:rPr>
          <w:rFonts w:asciiTheme="minorBidi" w:hAnsiTheme="minorBidi"/>
          <w:sz w:val="22"/>
          <w:szCs w:val="22"/>
        </w:rPr>
        <w:t xml:space="preserve">values for </w:t>
      </w:r>
      <w:r w:rsidR="003E0943">
        <w:rPr>
          <w:rFonts w:asciiTheme="minorBidi" w:hAnsiTheme="minorBidi"/>
          <w:sz w:val="22"/>
          <w:szCs w:val="22"/>
        </w:rPr>
        <w:t xml:space="preserve">“leaking factor” </w:t>
      </w:r>
      <w:r w:rsidR="005423A6">
        <w:rPr>
          <w:rFonts w:asciiTheme="minorBidi" w:hAnsiTheme="minorBidi"/>
          <w:sz w:val="22"/>
          <w:szCs w:val="22"/>
        </w:rPr>
        <w:t>(</w:t>
      </w:r>
      <w:r w:rsidR="00272B7F">
        <w:rPr>
          <w:rFonts w:asciiTheme="minorBidi" w:hAnsiTheme="minorBidi"/>
          <w:sz w:val="22"/>
          <w:szCs w:val="22"/>
        </w:rPr>
        <w:t>Table 2</w:t>
      </w:r>
      <w:r w:rsidR="005423A6">
        <w:rPr>
          <w:rFonts w:asciiTheme="minorBidi" w:hAnsiTheme="minorBidi"/>
          <w:sz w:val="22"/>
          <w:szCs w:val="22"/>
        </w:rPr>
        <w:t>)</w:t>
      </w:r>
      <w:r w:rsidR="00925F61">
        <w:rPr>
          <w:rFonts w:asciiTheme="minorBidi" w:hAnsiTheme="minorBidi"/>
          <w:sz w:val="22"/>
          <w:szCs w:val="22"/>
        </w:rPr>
        <w:t xml:space="preserve"> were used to simulate </w:t>
      </w:r>
      <w:r w:rsidR="00DA2E15">
        <w:rPr>
          <w:rFonts w:asciiTheme="minorBidi" w:hAnsiTheme="minorBidi"/>
          <w:sz w:val="22"/>
          <w:szCs w:val="22"/>
        </w:rPr>
        <w:t xml:space="preserve">four levels </w:t>
      </w:r>
      <w:r w:rsidR="00E70F94">
        <w:rPr>
          <w:rFonts w:asciiTheme="minorBidi" w:hAnsiTheme="minorBidi"/>
          <w:sz w:val="22"/>
          <w:szCs w:val="22"/>
        </w:rPr>
        <w:t xml:space="preserve">severity for patients with MR </w:t>
      </w:r>
      <w:r w:rsidR="00906181">
        <w:rPr>
          <w:rFonts w:asciiTheme="minorBidi" w:hAnsiTheme="minorBidi"/>
          <w:sz w:val="22"/>
          <w:szCs w:val="22"/>
        </w:rPr>
        <w:fldChar w:fldCharType="begin">
          <w:fldData xml:space="preserve">PEVuZE5vdGU+PENpdGU+PEF1dGhvcj5FZHdhcmRzPC9BdXRob3I+PFllYXI+MjAxNDwvWWVhcj48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</w:fldData>
        </w:fldChar>
      </w:r>
      <w:r w:rsidR="00906181">
        <w:rPr>
          <w:rFonts w:asciiTheme="minorBidi" w:hAnsiTheme="minorBidi"/>
          <w:sz w:val="22"/>
          <w:szCs w:val="22"/>
        </w:rPr>
        <w:instrText xml:space="preserve"> ADDIN EN.CITE </w:instrText>
      </w:r>
      <w:r w:rsidR="00906181">
        <w:rPr>
          <w:rFonts w:asciiTheme="minorBidi" w:hAnsiTheme="minorBidi"/>
          <w:sz w:val="22"/>
          <w:szCs w:val="22"/>
        </w:rPr>
        <w:fldChar w:fldCharType="begin">
          <w:fldData xml:space="preserve">PEVuZE5vdGU+PENpdGU+PEF1dGhvcj5FZHdhcmRzPC9BdXRob3I+PFllYXI+MjAxNDwvWWVhcj48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</w:fldData>
        </w:fldChar>
      </w:r>
      <w:r w:rsidR="00906181">
        <w:rPr>
          <w:rFonts w:asciiTheme="minorBidi" w:hAnsiTheme="minorBidi"/>
          <w:sz w:val="22"/>
          <w:szCs w:val="22"/>
        </w:rPr>
        <w:instrText xml:space="preserve"> ADDIN EN.CITE.DATA </w:instrText>
      </w:r>
      <w:r w:rsidR="00906181">
        <w:rPr>
          <w:rFonts w:asciiTheme="minorBidi" w:hAnsiTheme="minorBidi"/>
          <w:sz w:val="22"/>
          <w:szCs w:val="22"/>
        </w:rPr>
      </w:r>
      <w:r w:rsidR="00906181">
        <w:rPr>
          <w:rFonts w:asciiTheme="minorBidi" w:hAnsiTheme="minorBidi"/>
          <w:sz w:val="22"/>
          <w:szCs w:val="22"/>
        </w:rPr>
        <w:fldChar w:fldCharType="end"/>
      </w:r>
      <w:r w:rsidR="00906181">
        <w:rPr>
          <w:rFonts w:asciiTheme="minorBidi" w:hAnsiTheme="minorBidi"/>
          <w:sz w:val="22"/>
          <w:szCs w:val="22"/>
        </w:rPr>
      </w:r>
      <w:r w:rsidR="00906181">
        <w:rPr>
          <w:rFonts w:asciiTheme="minorBidi" w:hAnsiTheme="minorBidi"/>
          <w:sz w:val="22"/>
          <w:szCs w:val="22"/>
        </w:rPr>
        <w:fldChar w:fldCharType="separate"/>
      </w:r>
      <w:r w:rsidR="00906181">
        <w:rPr>
          <w:rFonts w:asciiTheme="minorBidi" w:hAnsiTheme="minorBidi"/>
          <w:noProof/>
          <w:sz w:val="22"/>
          <w:szCs w:val="22"/>
        </w:rPr>
        <w:t>(25, 45-49)</w:t>
      </w:r>
      <w:r w:rsidR="00906181">
        <w:rPr>
          <w:rFonts w:asciiTheme="minorBidi" w:hAnsiTheme="minorBidi"/>
          <w:sz w:val="22"/>
          <w:szCs w:val="22"/>
        </w:rPr>
        <w:fldChar w:fldCharType="end"/>
      </w:r>
      <w:r w:rsidR="00E70F94">
        <w:rPr>
          <w:rFonts w:asciiTheme="minorBidi" w:hAnsiTheme="minorBidi"/>
          <w:sz w:val="22"/>
          <w:szCs w:val="22"/>
        </w:rPr>
        <w:t>.</w:t>
      </w:r>
    </w:p>
    <w:p w14:paraId="0316DBDA" w14:textId="1B07CA1F" w:rsidR="004A6A15" w:rsidRDefault="003759B6" w:rsidP="002112B6">
      <w:pPr>
        <w:pStyle w:val="MTDisplayEquation"/>
      </w:pPr>
      <w:r>
        <w:tab/>
      </w:r>
      <w:r w:rsidR="001F3853" w:rsidRPr="00D95468">
        <w:rPr>
          <w:noProof/>
          <w:position w:val="-58"/>
        </w:rPr>
      </w:r>
      <w:r w:rsidR="001F3853" w:rsidRPr="00D95468">
        <w:rPr>
          <w:noProof/>
          <w:position w:val="-58"/>
        </w:rPr>
        <w:object w:dxaOrig="5220" w:dyaOrig="1280" w14:anchorId="145D7DA3">
          <v:shape id="_x0000_i1028" type="#_x0000_t75" alt="" style="width:261.3pt;height:63.9pt;mso-width-percent:0;mso-height-percent:0;mso-width-percent:0;mso-height-percent:0" o:ole="">
            <v:imagedata r:id="rId18" o:title=""/>
          </v:shape>
          <o:OLEObject Type="Embed" ProgID="Equation.DSMT4" ShapeID="_x0000_i1028" DrawAspect="Content" ObjectID="_1693893730" r:id="rId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F3853">
        <w:fldChar w:fldCharType="begin"/>
      </w:r>
      <w:r w:rsidR="001F3853">
        <w:instrText xml:space="preserve"> SEQ MTEqn \c \* Arabic \* MERGEFORMAT </w:instrText>
      </w:r>
      <w:r w:rsidR="001F3853">
        <w:fldChar w:fldCharType="separate"/>
      </w:r>
      <w:r>
        <w:rPr>
          <w:noProof/>
        </w:rPr>
        <w:instrText>4</w:instrText>
      </w:r>
      <w:r w:rsidR="001F3853">
        <w:rPr>
          <w:noProof/>
        </w:rPr>
        <w:fldChar w:fldCharType="end"/>
      </w:r>
      <w:r>
        <w:instrText>)</w:instrText>
      </w:r>
      <w:r>
        <w:fldChar w:fldCharType="end"/>
      </w:r>
    </w:p>
    <w:tbl>
      <w:tblPr>
        <w:tblStyle w:val="TableGrid"/>
        <w:tblW w:w="0" w:type="auto"/>
        <w:tblLook w:val="04A0" w:firstRow="1" w:lastRow="0" w:firstColumn="1" w:lastColumn="0" w:noHBand="0" w:noVBand="1"/>
      </w:tblPr>
      <w:tblGrid>
        <w:gridCol w:w="2605"/>
        <w:gridCol w:w="2967"/>
      </w:tblGrid>
      <w:tr w:rsidR="007832D9" w14:paraId="01568785" w14:textId="77777777" w:rsidTr="00431239">
        <w:trPr>
          <w:trHeight w:val="239"/>
        </w:trPr>
        <w:tc>
          <w:tcPr>
            <w:tcW w:w="5572" w:type="dxa"/>
            <w:gridSpan w:val="2"/>
            <w:vAlign w:val="center"/>
          </w:tcPr>
          <w:p w14:paraId="427443B6" w14:textId="2FE2B413" w:rsidR="007832D9" w:rsidRDefault="007832D9" w:rsidP="002112B6">
            <w:pPr>
              <w:spacing w:line="276" w:lineRule="auto"/>
              <w:rPr>
                <w:rFonts w:asciiTheme="minorBidi" w:hAnsiTheme="minorBidi"/>
                <w:sz w:val="22"/>
                <w:szCs w:val="22"/>
              </w:rPr>
            </w:pPr>
            <w:r w:rsidRPr="00892225">
              <w:rPr>
                <w:rFonts w:asciiTheme="minorBidi" w:hAnsiTheme="minorBidi"/>
                <w:b/>
                <w:bCs/>
                <w:sz w:val="22"/>
                <w:szCs w:val="22"/>
              </w:rPr>
              <w:t xml:space="preserve">Table </w:t>
            </w:r>
            <w:r>
              <w:rPr>
                <w:rFonts w:asciiTheme="minorBidi" w:hAnsiTheme="minorBidi"/>
                <w:b/>
                <w:bCs/>
                <w:sz w:val="22"/>
                <w:szCs w:val="22"/>
              </w:rPr>
              <w:t>2</w:t>
            </w:r>
            <w:r w:rsidRPr="00892225">
              <w:rPr>
                <w:rFonts w:asciiTheme="minorBidi" w:hAnsiTheme="minorBidi"/>
                <w:b/>
                <w:bCs/>
                <w:sz w:val="22"/>
                <w:szCs w:val="22"/>
              </w:rPr>
              <w:t>.</w:t>
            </w:r>
            <w:r>
              <w:rPr>
                <w:rFonts w:asciiTheme="minorBidi" w:hAnsiTheme="minorBidi"/>
                <w:sz w:val="22"/>
                <w:szCs w:val="22"/>
              </w:rPr>
              <w:t xml:space="preserve"> Simulated different levels of MR severity </w:t>
            </w:r>
          </w:p>
        </w:tc>
      </w:tr>
      <w:tr w:rsidR="007832D9" w14:paraId="4A9D3EBC" w14:textId="77777777" w:rsidTr="00431239">
        <w:trPr>
          <w:trHeight w:val="239"/>
        </w:trPr>
        <w:tc>
          <w:tcPr>
            <w:tcW w:w="2605" w:type="dxa"/>
            <w:vAlign w:val="center"/>
          </w:tcPr>
          <w:p w14:paraId="6F99AA18" w14:textId="05D86F0B" w:rsidR="007832D9" w:rsidRPr="007832D9" w:rsidRDefault="007832D9" w:rsidP="002112B6">
            <w:pPr>
              <w:spacing w:line="276" w:lineRule="auto"/>
              <w:jc w:val="center"/>
              <w:rPr>
                <w:rFonts w:asciiTheme="minorBidi" w:hAnsiTheme="minorBidi"/>
                <w:sz w:val="22"/>
                <w:szCs w:val="22"/>
                <w:vertAlign w:val="subscript"/>
              </w:rPr>
            </w:pPr>
            <w:r>
              <w:rPr>
                <w:rFonts w:asciiTheme="minorBidi" w:hAnsiTheme="minorBidi"/>
                <w:sz w:val="22"/>
                <w:szCs w:val="22"/>
              </w:rPr>
              <w:t>G</w:t>
            </w:r>
            <w:r>
              <w:rPr>
                <w:rFonts w:asciiTheme="minorBidi" w:hAnsiTheme="minorBidi"/>
                <w:sz w:val="22"/>
                <w:szCs w:val="22"/>
                <w:vertAlign w:val="subscript"/>
              </w:rPr>
              <w:t>leak</w:t>
            </w:r>
          </w:p>
        </w:tc>
        <w:tc>
          <w:tcPr>
            <w:tcW w:w="2967" w:type="dxa"/>
            <w:vAlign w:val="center"/>
          </w:tcPr>
          <w:p w14:paraId="751F3E12" w14:textId="24E4EB8A" w:rsidR="007832D9" w:rsidRDefault="00C03A38" w:rsidP="002112B6">
            <w:pPr>
              <w:spacing w:line="276" w:lineRule="auto"/>
              <w:jc w:val="center"/>
              <w:rPr>
                <w:rFonts w:asciiTheme="minorBidi" w:hAnsiTheme="minorBidi"/>
                <w:sz w:val="22"/>
                <w:szCs w:val="22"/>
              </w:rPr>
            </w:pPr>
            <w:r>
              <w:rPr>
                <w:rFonts w:asciiTheme="minorBidi" w:hAnsiTheme="minorBidi"/>
                <w:sz w:val="22"/>
                <w:szCs w:val="22"/>
              </w:rPr>
              <w:t>Equivalent regurgitant volume (ml)</w:t>
            </w:r>
          </w:p>
        </w:tc>
      </w:tr>
      <w:tr w:rsidR="007832D9" w14:paraId="28D3B19D" w14:textId="77777777" w:rsidTr="00431239">
        <w:trPr>
          <w:trHeight w:val="239"/>
        </w:trPr>
        <w:tc>
          <w:tcPr>
            <w:tcW w:w="2605" w:type="dxa"/>
            <w:vAlign w:val="center"/>
          </w:tcPr>
          <w:p w14:paraId="0D7C986D" w14:textId="6E6B540A" w:rsidR="007832D9" w:rsidRDefault="001305A9" w:rsidP="002112B6">
            <w:pPr>
              <w:spacing w:line="276" w:lineRule="auto"/>
              <w:jc w:val="center"/>
              <w:rPr>
                <w:rFonts w:asciiTheme="minorBidi" w:hAnsiTheme="minorBidi"/>
                <w:sz w:val="22"/>
                <w:szCs w:val="22"/>
              </w:rPr>
            </w:pPr>
            <w:r>
              <w:rPr>
                <w:rFonts w:asciiTheme="minorBidi" w:hAnsiTheme="minorBidi"/>
                <w:sz w:val="22"/>
                <w:szCs w:val="22"/>
              </w:rPr>
              <w:t>5e-4</w:t>
            </w:r>
          </w:p>
        </w:tc>
        <w:tc>
          <w:tcPr>
            <w:tcW w:w="2967" w:type="dxa"/>
            <w:vAlign w:val="center"/>
          </w:tcPr>
          <w:p w14:paraId="424D416C" w14:textId="6E154129" w:rsidR="007832D9" w:rsidRPr="00131389" w:rsidRDefault="000643BE" w:rsidP="002112B6">
            <w:pPr>
              <w:spacing w:line="276" w:lineRule="auto"/>
              <w:jc w:val="center"/>
              <w:rPr>
                <w:rFonts w:asciiTheme="minorBidi" w:hAnsiTheme="minorBidi"/>
                <w:sz w:val="22"/>
                <w:szCs w:val="22"/>
              </w:rPr>
            </w:pPr>
            <w:r>
              <w:rPr>
                <w:rFonts w:asciiTheme="minorBidi" w:hAnsiTheme="minorBidi"/>
                <w:sz w:val="22"/>
                <w:szCs w:val="22"/>
              </w:rPr>
              <w:t>20</w:t>
            </w:r>
          </w:p>
        </w:tc>
      </w:tr>
      <w:tr w:rsidR="007832D9" w14:paraId="2D921809" w14:textId="77777777" w:rsidTr="00431239">
        <w:trPr>
          <w:trHeight w:val="229"/>
        </w:trPr>
        <w:tc>
          <w:tcPr>
            <w:tcW w:w="2605" w:type="dxa"/>
            <w:vAlign w:val="center"/>
          </w:tcPr>
          <w:p w14:paraId="5C51A4A8" w14:textId="124F8531" w:rsidR="007832D9" w:rsidRDefault="001305A9" w:rsidP="002112B6">
            <w:pPr>
              <w:spacing w:line="276" w:lineRule="auto"/>
              <w:jc w:val="center"/>
              <w:rPr>
                <w:rFonts w:asciiTheme="minorBidi" w:hAnsiTheme="minorBidi"/>
                <w:sz w:val="22"/>
                <w:szCs w:val="22"/>
              </w:rPr>
            </w:pPr>
            <w:r>
              <w:rPr>
                <w:rFonts w:asciiTheme="minorBidi" w:hAnsiTheme="minorBidi"/>
                <w:sz w:val="22"/>
                <w:szCs w:val="22"/>
              </w:rPr>
              <w:t>1e-3</w:t>
            </w:r>
          </w:p>
        </w:tc>
        <w:tc>
          <w:tcPr>
            <w:tcW w:w="2967" w:type="dxa"/>
            <w:vAlign w:val="center"/>
          </w:tcPr>
          <w:p w14:paraId="3D9F9133" w14:textId="55DCBA74" w:rsidR="007832D9" w:rsidRDefault="000643BE" w:rsidP="002112B6">
            <w:pPr>
              <w:spacing w:line="276" w:lineRule="auto"/>
              <w:jc w:val="center"/>
              <w:rPr>
                <w:rFonts w:asciiTheme="minorBidi" w:hAnsiTheme="minorBidi"/>
                <w:sz w:val="22"/>
                <w:szCs w:val="22"/>
              </w:rPr>
            </w:pPr>
            <w:r>
              <w:rPr>
                <w:rFonts w:asciiTheme="minorBidi" w:hAnsiTheme="minorBidi"/>
                <w:sz w:val="22"/>
                <w:szCs w:val="22"/>
              </w:rPr>
              <w:t>30</w:t>
            </w:r>
          </w:p>
        </w:tc>
      </w:tr>
      <w:tr w:rsidR="007832D9" w14:paraId="60C37B3D" w14:textId="77777777" w:rsidTr="00431239">
        <w:trPr>
          <w:trHeight w:val="239"/>
        </w:trPr>
        <w:tc>
          <w:tcPr>
            <w:tcW w:w="2605" w:type="dxa"/>
            <w:vAlign w:val="center"/>
          </w:tcPr>
          <w:p w14:paraId="58B0E82F" w14:textId="128DB528" w:rsidR="007832D9" w:rsidRDefault="00C5793A" w:rsidP="002112B6">
            <w:pPr>
              <w:spacing w:line="276" w:lineRule="auto"/>
              <w:jc w:val="center"/>
              <w:rPr>
                <w:rFonts w:asciiTheme="minorBidi" w:hAnsiTheme="minorBidi"/>
                <w:sz w:val="22"/>
                <w:szCs w:val="22"/>
              </w:rPr>
            </w:pPr>
            <w:r>
              <w:rPr>
                <w:rFonts w:asciiTheme="minorBidi" w:hAnsiTheme="minorBidi"/>
                <w:sz w:val="22"/>
                <w:szCs w:val="22"/>
              </w:rPr>
              <w:t>2e-3</w:t>
            </w:r>
          </w:p>
        </w:tc>
        <w:tc>
          <w:tcPr>
            <w:tcW w:w="2967" w:type="dxa"/>
            <w:vAlign w:val="center"/>
          </w:tcPr>
          <w:p w14:paraId="3F7AB01F" w14:textId="09909CBC" w:rsidR="007832D9" w:rsidRDefault="007832D9" w:rsidP="002112B6">
            <w:pPr>
              <w:spacing w:line="276" w:lineRule="auto"/>
              <w:jc w:val="center"/>
              <w:rPr>
                <w:rFonts w:asciiTheme="minorBidi" w:hAnsiTheme="minorBidi"/>
                <w:sz w:val="22"/>
                <w:szCs w:val="22"/>
              </w:rPr>
            </w:pPr>
            <w:r>
              <w:rPr>
                <w:rFonts w:asciiTheme="minorBidi" w:hAnsiTheme="minorBidi"/>
                <w:sz w:val="22"/>
                <w:szCs w:val="22"/>
              </w:rPr>
              <w:t>6</w:t>
            </w:r>
            <w:r w:rsidR="000643BE">
              <w:rPr>
                <w:rFonts w:asciiTheme="minorBidi" w:hAnsiTheme="minorBidi"/>
                <w:sz w:val="22"/>
                <w:szCs w:val="22"/>
              </w:rPr>
              <w:t>0</w:t>
            </w:r>
          </w:p>
        </w:tc>
      </w:tr>
      <w:tr w:rsidR="007832D9" w14:paraId="539DC2B3" w14:textId="77777777" w:rsidTr="00431239">
        <w:trPr>
          <w:trHeight w:val="74"/>
        </w:trPr>
        <w:tc>
          <w:tcPr>
            <w:tcW w:w="2605" w:type="dxa"/>
            <w:vAlign w:val="center"/>
          </w:tcPr>
          <w:p w14:paraId="465BB52B" w14:textId="4716DB35" w:rsidR="007832D9" w:rsidRDefault="00C5793A" w:rsidP="002112B6">
            <w:pPr>
              <w:spacing w:line="276" w:lineRule="auto"/>
              <w:jc w:val="center"/>
              <w:rPr>
                <w:rFonts w:asciiTheme="minorBidi" w:hAnsiTheme="minorBidi"/>
                <w:sz w:val="22"/>
                <w:szCs w:val="22"/>
              </w:rPr>
            </w:pPr>
            <w:r>
              <w:rPr>
                <w:rFonts w:asciiTheme="minorBidi" w:hAnsiTheme="minorBidi"/>
                <w:sz w:val="22"/>
                <w:szCs w:val="22"/>
              </w:rPr>
              <w:t>3e-3</w:t>
            </w:r>
          </w:p>
        </w:tc>
        <w:tc>
          <w:tcPr>
            <w:tcW w:w="2967" w:type="dxa"/>
            <w:vAlign w:val="center"/>
          </w:tcPr>
          <w:p w14:paraId="498377F5" w14:textId="4825E2E8" w:rsidR="007832D9" w:rsidRDefault="000643BE" w:rsidP="002112B6">
            <w:pPr>
              <w:spacing w:line="276" w:lineRule="auto"/>
              <w:jc w:val="center"/>
              <w:rPr>
                <w:rFonts w:asciiTheme="minorBidi" w:hAnsiTheme="minorBidi"/>
                <w:sz w:val="22"/>
                <w:szCs w:val="22"/>
              </w:rPr>
            </w:pPr>
            <w:r>
              <w:rPr>
                <w:rFonts w:asciiTheme="minorBidi" w:hAnsiTheme="minorBidi"/>
                <w:sz w:val="22"/>
                <w:szCs w:val="22"/>
              </w:rPr>
              <w:t>80</w:t>
            </w:r>
          </w:p>
        </w:tc>
      </w:tr>
    </w:tbl>
    <w:p w14:paraId="14E1B918" w14:textId="77777777" w:rsidR="007832D9" w:rsidRPr="007832D9" w:rsidRDefault="007832D9" w:rsidP="002112B6">
      <w:pPr>
        <w:spacing w:line="276" w:lineRule="auto"/>
      </w:pPr>
    </w:p>
    <w:p w14:paraId="68665D3F" w14:textId="1C7B0386" w:rsidR="00644990" w:rsidRPr="005B122E" w:rsidRDefault="005B122E" w:rsidP="002112B6">
      <w:pPr>
        <w:spacing w:line="276" w:lineRule="auto"/>
        <w:jc w:val="both"/>
        <w:rPr>
          <w:rFonts w:asciiTheme="minorBidi" w:hAnsiTheme="minorBidi"/>
          <w:b/>
          <w:bCs/>
          <w:i/>
          <w:iCs/>
          <w:sz w:val="22"/>
          <w:szCs w:val="22"/>
        </w:rPr>
      </w:pPr>
      <w:r w:rsidRPr="005B122E">
        <w:rPr>
          <w:rFonts w:asciiTheme="minorBidi" w:hAnsiTheme="minorBidi"/>
          <w:b/>
          <w:bCs/>
          <w:i/>
          <w:iCs/>
          <w:sz w:val="22"/>
          <w:szCs w:val="22"/>
        </w:rPr>
        <w:lastRenderedPageBreak/>
        <w:t>Model validation</w:t>
      </w:r>
    </w:p>
    <w:p w14:paraId="6DACDEC0" w14:textId="1D952C6B" w:rsidR="00420235" w:rsidRDefault="005719D8" w:rsidP="002112B6">
      <w:pPr>
        <w:spacing w:line="276" w:lineRule="auto"/>
        <w:jc w:val="both"/>
        <w:rPr>
          <w:rFonts w:asciiTheme="minorBidi" w:hAnsiTheme="minorBidi"/>
          <w:sz w:val="22"/>
          <w:szCs w:val="22"/>
        </w:rPr>
      </w:pPr>
      <w:r>
        <w:rPr>
          <w:rFonts w:asciiTheme="minorBidi" w:hAnsiTheme="minorBidi"/>
          <w:sz w:val="22"/>
          <w:szCs w:val="22"/>
        </w:rPr>
        <w:t xml:space="preserve">To validate our model, the </w:t>
      </w:r>
      <w:r w:rsidR="00D8750F">
        <w:rPr>
          <w:rFonts w:asciiTheme="minorBidi" w:hAnsiTheme="minorBidi"/>
          <w:sz w:val="22"/>
          <w:szCs w:val="22"/>
        </w:rPr>
        <w:t xml:space="preserve">simulated results were compared with clinical data </w:t>
      </w:r>
      <w:r w:rsidR="00CC2EEA">
        <w:rPr>
          <w:rFonts w:asciiTheme="minorBidi" w:hAnsiTheme="minorBidi"/>
          <w:sz w:val="22"/>
          <w:szCs w:val="22"/>
        </w:rPr>
        <w:t xml:space="preserve">from the literature, which was </w:t>
      </w:r>
      <w:r w:rsidR="00716546">
        <w:rPr>
          <w:rFonts w:asciiTheme="minorBidi" w:hAnsiTheme="minorBidi"/>
          <w:sz w:val="22"/>
          <w:szCs w:val="22"/>
        </w:rPr>
        <w:t xml:space="preserve">acquired </w:t>
      </w:r>
      <w:r w:rsidR="001307E8">
        <w:rPr>
          <w:rFonts w:asciiTheme="minorBidi" w:hAnsiTheme="minorBidi"/>
          <w:sz w:val="22"/>
          <w:szCs w:val="22"/>
        </w:rPr>
        <w:t>by</w:t>
      </w:r>
      <w:r w:rsidR="00716546">
        <w:rPr>
          <w:rFonts w:asciiTheme="minorBidi" w:hAnsiTheme="minorBidi"/>
          <w:sz w:val="22"/>
          <w:szCs w:val="22"/>
        </w:rPr>
        <w:t xml:space="preserve"> cardiac magnetic resonance</w:t>
      </w:r>
      <w:r w:rsidR="008C6926">
        <w:rPr>
          <w:rFonts w:asciiTheme="minorBidi" w:hAnsiTheme="minorBidi"/>
          <w:sz w:val="22"/>
          <w:szCs w:val="22"/>
        </w:rPr>
        <w:t xml:space="preserve"> (Table 3)</w:t>
      </w:r>
      <w:r w:rsidR="00716546">
        <w:rPr>
          <w:rFonts w:asciiTheme="minorBidi" w:hAnsiTheme="minorBidi"/>
          <w:sz w:val="22"/>
          <w:szCs w:val="22"/>
        </w:rPr>
        <w:t xml:space="preserve">. </w:t>
      </w:r>
      <w:r w:rsidR="00E4022A">
        <w:rPr>
          <w:rFonts w:asciiTheme="minorBidi" w:hAnsiTheme="minorBidi"/>
          <w:sz w:val="22"/>
          <w:szCs w:val="22"/>
        </w:rPr>
        <w:t>Clinical</w:t>
      </w:r>
      <w:r w:rsidR="00D5783B">
        <w:rPr>
          <w:rFonts w:asciiTheme="minorBidi" w:hAnsiTheme="minorBidi"/>
          <w:sz w:val="22"/>
          <w:szCs w:val="22"/>
        </w:rPr>
        <w:t xml:space="preserve"> data </w:t>
      </w:r>
      <w:r w:rsidR="00DC14AA">
        <w:rPr>
          <w:rFonts w:asciiTheme="minorBidi" w:hAnsiTheme="minorBidi"/>
          <w:sz w:val="22"/>
          <w:szCs w:val="22"/>
        </w:rPr>
        <w:t>were</w:t>
      </w:r>
      <w:r w:rsidR="003E322C">
        <w:rPr>
          <w:rFonts w:asciiTheme="minorBidi" w:hAnsiTheme="minorBidi"/>
          <w:sz w:val="22"/>
          <w:szCs w:val="22"/>
        </w:rPr>
        <w:t xml:space="preserve"> categorized in</w:t>
      </w:r>
      <w:r w:rsidR="00DC14AA">
        <w:rPr>
          <w:rFonts w:asciiTheme="minorBidi" w:hAnsiTheme="minorBidi"/>
          <w:sz w:val="22"/>
          <w:szCs w:val="22"/>
        </w:rPr>
        <w:t>to</w:t>
      </w:r>
      <w:r w:rsidR="003E322C">
        <w:rPr>
          <w:rFonts w:asciiTheme="minorBidi" w:hAnsiTheme="minorBidi"/>
          <w:sz w:val="22"/>
          <w:szCs w:val="22"/>
        </w:rPr>
        <w:t xml:space="preserve"> three </w:t>
      </w:r>
      <w:r w:rsidR="006F72D6">
        <w:rPr>
          <w:rFonts w:asciiTheme="minorBidi" w:hAnsiTheme="minorBidi"/>
          <w:sz w:val="22"/>
          <w:szCs w:val="22"/>
        </w:rPr>
        <w:t>cases</w:t>
      </w:r>
      <w:r w:rsidR="00BE236B">
        <w:rPr>
          <w:rFonts w:asciiTheme="minorBidi" w:hAnsiTheme="minorBidi"/>
          <w:sz w:val="22"/>
          <w:szCs w:val="22"/>
        </w:rPr>
        <w:t xml:space="preserve"> named “control </w:t>
      </w:r>
      <w:r w:rsidR="00F77E25">
        <w:rPr>
          <w:rFonts w:asciiTheme="minorBidi" w:hAnsiTheme="minorBidi"/>
          <w:sz w:val="22"/>
          <w:szCs w:val="22"/>
        </w:rPr>
        <w:t>v</w:t>
      </w:r>
      <w:r w:rsidR="00BE236B">
        <w:rPr>
          <w:rFonts w:asciiTheme="minorBidi" w:hAnsiTheme="minorBidi"/>
          <w:sz w:val="22"/>
          <w:szCs w:val="22"/>
        </w:rPr>
        <w:t>olunteers”, “patient</w:t>
      </w:r>
      <w:r w:rsidR="00F77E25">
        <w:rPr>
          <w:rFonts w:asciiTheme="minorBidi" w:hAnsiTheme="minorBidi"/>
          <w:sz w:val="22"/>
          <w:szCs w:val="22"/>
        </w:rPr>
        <w:t xml:space="preserve">s with AS”, and “patients with MR”. </w:t>
      </w:r>
      <w:r w:rsidR="007B758B">
        <w:rPr>
          <w:rFonts w:asciiTheme="minorBidi" w:hAnsiTheme="minorBidi"/>
          <w:sz w:val="22"/>
          <w:szCs w:val="22"/>
        </w:rPr>
        <w:t>For each cas</w:t>
      </w:r>
      <w:r w:rsidR="00E94247">
        <w:rPr>
          <w:rFonts w:asciiTheme="minorBidi" w:hAnsiTheme="minorBidi"/>
          <w:sz w:val="22"/>
          <w:szCs w:val="22"/>
        </w:rPr>
        <w:t>e</w:t>
      </w:r>
      <w:r w:rsidR="00336DE3">
        <w:rPr>
          <w:rFonts w:asciiTheme="minorBidi" w:hAnsiTheme="minorBidi"/>
          <w:sz w:val="22"/>
          <w:szCs w:val="22"/>
        </w:rPr>
        <w:t xml:space="preserve">, </w:t>
      </w:r>
      <w:r w:rsidR="00337B03">
        <w:rPr>
          <w:rFonts w:asciiTheme="minorBidi" w:hAnsiTheme="minorBidi"/>
          <w:sz w:val="22"/>
          <w:szCs w:val="22"/>
        </w:rPr>
        <w:t>quantified</w:t>
      </w:r>
      <w:r w:rsidR="00415A9B">
        <w:rPr>
          <w:rFonts w:asciiTheme="minorBidi" w:hAnsiTheme="minorBidi"/>
          <w:sz w:val="22"/>
          <w:szCs w:val="22"/>
        </w:rPr>
        <w:t xml:space="preserve"> data were collected from eight different studies</w:t>
      </w:r>
      <w:r w:rsidR="00A166E5">
        <w:rPr>
          <w:rFonts w:asciiTheme="minorBidi" w:hAnsiTheme="minorBidi"/>
          <w:sz w:val="22"/>
          <w:szCs w:val="22"/>
        </w:rPr>
        <w:t xml:space="preserve">. </w:t>
      </w:r>
      <w:r w:rsidR="006A72FC">
        <w:rPr>
          <w:rFonts w:asciiTheme="minorBidi" w:hAnsiTheme="minorBidi"/>
          <w:sz w:val="22"/>
          <w:szCs w:val="22"/>
        </w:rPr>
        <w:t xml:space="preserve">Ventricular dimensions were </w:t>
      </w:r>
      <w:r w:rsidR="00584025">
        <w:rPr>
          <w:rFonts w:asciiTheme="minorBidi" w:hAnsiTheme="minorBidi"/>
          <w:sz w:val="22"/>
          <w:szCs w:val="22"/>
        </w:rPr>
        <w:t>quantified</w:t>
      </w:r>
      <w:r w:rsidR="006A72FC">
        <w:rPr>
          <w:rFonts w:asciiTheme="minorBidi" w:hAnsiTheme="minorBidi"/>
          <w:sz w:val="22"/>
          <w:szCs w:val="22"/>
        </w:rPr>
        <w:t xml:space="preserve"> </w:t>
      </w:r>
      <w:r w:rsidR="00126D90">
        <w:rPr>
          <w:rFonts w:asciiTheme="minorBidi" w:hAnsiTheme="minorBidi"/>
          <w:sz w:val="22"/>
          <w:szCs w:val="22"/>
        </w:rPr>
        <w:t>with</w:t>
      </w:r>
      <w:r w:rsidR="00900414">
        <w:rPr>
          <w:rFonts w:asciiTheme="minorBidi" w:hAnsiTheme="minorBidi"/>
          <w:sz w:val="22"/>
          <w:szCs w:val="22"/>
        </w:rPr>
        <w:t xml:space="preserve"> </w:t>
      </w:r>
      <w:r w:rsidR="00584025">
        <w:rPr>
          <w:rFonts w:asciiTheme="minorBidi" w:hAnsiTheme="minorBidi"/>
          <w:sz w:val="22"/>
          <w:szCs w:val="22"/>
        </w:rPr>
        <w:t xml:space="preserve">LV </w:t>
      </w:r>
      <w:r w:rsidR="00774081">
        <w:rPr>
          <w:rFonts w:asciiTheme="minorBidi" w:hAnsiTheme="minorBidi"/>
          <w:sz w:val="22"/>
          <w:szCs w:val="22"/>
        </w:rPr>
        <w:t>end-diastolic volume index (LVEDVi),</w:t>
      </w:r>
      <w:r w:rsidR="00F36C7F">
        <w:rPr>
          <w:rFonts w:asciiTheme="minorBidi" w:hAnsiTheme="minorBidi"/>
          <w:sz w:val="22"/>
          <w:szCs w:val="22"/>
        </w:rPr>
        <w:t xml:space="preserve"> LV end-systolic volume index (LVESVi), LV mass index (LVMi)</w:t>
      </w:r>
      <w:r w:rsidR="000D644F">
        <w:rPr>
          <w:rFonts w:asciiTheme="minorBidi" w:hAnsiTheme="minorBidi"/>
          <w:sz w:val="22"/>
          <w:szCs w:val="22"/>
        </w:rPr>
        <w:t>.</w:t>
      </w:r>
      <w:r w:rsidR="00F36C7F">
        <w:rPr>
          <w:rFonts w:asciiTheme="minorBidi" w:hAnsiTheme="minorBidi"/>
          <w:sz w:val="22"/>
          <w:szCs w:val="22"/>
        </w:rPr>
        <w:t xml:space="preserve"> </w:t>
      </w:r>
      <w:r w:rsidR="005A48FB">
        <w:rPr>
          <w:rFonts w:asciiTheme="minorBidi" w:hAnsiTheme="minorBidi"/>
          <w:sz w:val="22"/>
          <w:szCs w:val="22"/>
        </w:rPr>
        <w:t xml:space="preserve">Systolic function was assessed with LV stroke volume index (LVSVi) and ejection fraction (EF). </w:t>
      </w:r>
      <w:r w:rsidR="002564B6">
        <w:rPr>
          <w:rFonts w:asciiTheme="minorBidi" w:hAnsiTheme="minorBidi"/>
          <w:sz w:val="22"/>
          <w:szCs w:val="22"/>
        </w:rPr>
        <w:t>An averaged body surface area of 1.9 m</w:t>
      </w:r>
      <w:r w:rsidR="002564B6">
        <w:rPr>
          <w:rFonts w:asciiTheme="minorBidi" w:hAnsiTheme="minorBidi"/>
          <w:sz w:val="22"/>
          <w:szCs w:val="22"/>
          <w:vertAlign w:val="superscript"/>
        </w:rPr>
        <w:t>2</w:t>
      </w:r>
      <w:r w:rsidR="002564B6">
        <w:rPr>
          <w:rFonts w:asciiTheme="minorBidi" w:hAnsiTheme="minorBidi"/>
          <w:sz w:val="22"/>
          <w:szCs w:val="22"/>
        </w:rPr>
        <w:t xml:space="preserve"> </w:t>
      </w:r>
      <w:r w:rsidR="002564B6">
        <w:rPr>
          <w:rFonts w:asciiTheme="minorBidi" w:hAnsiTheme="minorBidi"/>
          <w:sz w:val="22"/>
          <w:szCs w:val="22"/>
        </w:rPr>
        <w:fldChar w:fldCharType="begin">
          <w:fldData xml:space="preserve">PEVuZE5vdGU+PENpdGU+PEF1dGhvcj5MYW5nPC9BdXRob3I+PFllYXI+MjAxNTwvWWVhcj48UmVj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</w:fldData>
        </w:fldChar>
      </w:r>
      <w:r w:rsidR="002564B6">
        <w:rPr>
          <w:rFonts w:asciiTheme="minorBidi" w:hAnsiTheme="minorBidi"/>
          <w:sz w:val="22"/>
          <w:szCs w:val="22"/>
        </w:rPr>
        <w:instrText xml:space="preserve"> ADDIN EN.CITE </w:instrText>
      </w:r>
      <w:r w:rsidR="002564B6">
        <w:rPr>
          <w:rFonts w:asciiTheme="minorBidi" w:hAnsiTheme="minorBidi"/>
          <w:sz w:val="22"/>
          <w:szCs w:val="22"/>
        </w:rPr>
        <w:fldChar w:fldCharType="begin">
          <w:fldData xml:space="preserve">PEVuZE5vdGU+PENpdGU+PEF1dGhvcj5MYW5nPC9BdXRob3I+PFllYXI+MjAxNTwvWWVhcj48UmVj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</w:fldData>
        </w:fldChar>
      </w:r>
      <w:r w:rsidR="002564B6">
        <w:rPr>
          <w:rFonts w:asciiTheme="minorBidi" w:hAnsiTheme="minorBidi"/>
          <w:sz w:val="22"/>
          <w:szCs w:val="22"/>
        </w:rPr>
        <w:instrText xml:space="preserve"> ADDIN EN.CITE.DATA </w:instrText>
      </w:r>
      <w:r w:rsidR="002564B6">
        <w:rPr>
          <w:rFonts w:asciiTheme="minorBidi" w:hAnsiTheme="minorBidi"/>
          <w:sz w:val="22"/>
          <w:szCs w:val="22"/>
        </w:rPr>
      </w:r>
      <w:r w:rsidR="002564B6">
        <w:rPr>
          <w:rFonts w:asciiTheme="minorBidi" w:hAnsiTheme="minorBidi"/>
          <w:sz w:val="22"/>
          <w:szCs w:val="22"/>
        </w:rPr>
        <w:fldChar w:fldCharType="end"/>
      </w:r>
      <w:r w:rsidR="002564B6">
        <w:rPr>
          <w:rFonts w:asciiTheme="minorBidi" w:hAnsiTheme="minorBidi"/>
          <w:sz w:val="22"/>
          <w:szCs w:val="22"/>
        </w:rPr>
      </w:r>
      <w:r w:rsidR="002564B6">
        <w:rPr>
          <w:rFonts w:asciiTheme="minorBidi" w:hAnsiTheme="minorBidi"/>
          <w:sz w:val="22"/>
          <w:szCs w:val="22"/>
        </w:rPr>
        <w:fldChar w:fldCharType="separate"/>
      </w:r>
      <w:r w:rsidR="002564B6">
        <w:rPr>
          <w:rFonts w:asciiTheme="minorBidi" w:hAnsiTheme="minorBidi"/>
          <w:noProof/>
          <w:sz w:val="22"/>
          <w:szCs w:val="22"/>
        </w:rPr>
        <w:t>(50, 51)</w:t>
      </w:r>
      <w:r w:rsidR="002564B6">
        <w:rPr>
          <w:rFonts w:asciiTheme="minorBidi" w:hAnsiTheme="minorBidi"/>
          <w:sz w:val="22"/>
          <w:szCs w:val="22"/>
        </w:rPr>
        <w:fldChar w:fldCharType="end"/>
      </w:r>
      <w:r w:rsidR="002564B6">
        <w:rPr>
          <w:rFonts w:asciiTheme="minorBidi" w:hAnsiTheme="minorBidi"/>
          <w:sz w:val="22"/>
          <w:szCs w:val="22"/>
        </w:rPr>
        <w:t xml:space="preserve"> was used for indexing the simulated </w:t>
      </w:r>
      <w:r w:rsidR="00575F1D">
        <w:rPr>
          <w:rFonts w:asciiTheme="minorBidi" w:hAnsiTheme="minorBidi"/>
          <w:sz w:val="22"/>
          <w:szCs w:val="22"/>
        </w:rPr>
        <w:t xml:space="preserve">model </w:t>
      </w:r>
      <w:r w:rsidR="002564B6">
        <w:rPr>
          <w:rFonts w:asciiTheme="minorBidi" w:hAnsiTheme="minorBidi"/>
          <w:sz w:val="22"/>
          <w:szCs w:val="22"/>
        </w:rPr>
        <w:t>results.</w:t>
      </w:r>
      <w:r w:rsidR="007F1567">
        <w:rPr>
          <w:rFonts w:asciiTheme="minorBidi" w:hAnsiTheme="minorBidi"/>
          <w:sz w:val="22"/>
          <w:szCs w:val="22"/>
        </w:rPr>
        <w:t xml:space="preserve"> </w:t>
      </w:r>
      <w:r w:rsidR="00331155">
        <w:rPr>
          <w:rFonts w:asciiTheme="minorBidi" w:hAnsiTheme="minorBidi"/>
          <w:sz w:val="22"/>
          <w:szCs w:val="22"/>
        </w:rPr>
        <w:t>S</w:t>
      </w:r>
      <w:r w:rsidR="00B40300">
        <w:rPr>
          <w:rFonts w:asciiTheme="minorBidi" w:hAnsiTheme="minorBidi"/>
          <w:sz w:val="22"/>
          <w:szCs w:val="22"/>
        </w:rPr>
        <w:t xml:space="preserve">ome </w:t>
      </w:r>
      <w:r w:rsidR="001B5DDF">
        <w:rPr>
          <w:rFonts w:asciiTheme="minorBidi" w:hAnsiTheme="minorBidi"/>
          <w:sz w:val="22"/>
          <w:szCs w:val="22"/>
        </w:rPr>
        <w:t xml:space="preserve">studies </w:t>
      </w:r>
      <w:r w:rsidR="005437EA">
        <w:rPr>
          <w:rFonts w:asciiTheme="minorBidi" w:hAnsiTheme="minorBidi"/>
          <w:sz w:val="22"/>
          <w:szCs w:val="22"/>
        </w:rPr>
        <w:t xml:space="preserve">in Table 3 </w:t>
      </w:r>
      <w:r w:rsidR="001B5DDF">
        <w:rPr>
          <w:rFonts w:asciiTheme="minorBidi" w:hAnsiTheme="minorBidi"/>
          <w:sz w:val="22"/>
          <w:szCs w:val="22"/>
        </w:rPr>
        <w:t xml:space="preserve">did not report the measured LVSVi, </w:t>
      </w:r>
      <w:r w:rsidR="00331155">
        <w:rPr>
          <w:rFonts w:asciiTheme="minorBidi" w:hAnsiTheme="minorBidi"/>
          <w:sz w:val="22"/>
          <w:szCs w:val="22"/>
        </w:rPr>
        <w:t xml:space="preserve">so </w:t>
      </w:r>
      <w:r w:rsidR="00B807DC">
        <w:rPr>
          <w:rFonts w:asciiTheme="minorBidi" w:hAnsiTheme="minorBidi"/>
          <w:sz w:val="22"/>
          <w:szCs w:val="22"/>
        </w:rPr>
        <w:t xml:space="preserve">the absolute difference </w:t>
      </w:r>
      <w:r w:rsidR="00477967">
        <w:rPr>
          <w:rFonts w:asciiTheme="minorBidi" w:hAnsiTheme="minorBidi"/>
          <w:sz w:val="22"/>
          <w:szCs w:val="22"/>
        </w:rPr>
        <w:t>of reported</w:t>
      </w:r>
      <w:r w:rsidR="00B807DC">
        <w:rPr>
          <w:rFonts w:asciiTheme="minorBidi" w:hAnsiTheme="minorBidi"/>
          <w:sz w:val="22"/>
          <w:szCs w:val="22"/>
        </w:rPr>
        <w:t xml:space="preserve"> LVEDVi and LVEDSi</w:t>
      </w:r>
      <w:r w:rsidR="00A62CB0">
        <w:rPr>
          <w:rFonts w:asciiTheme="minorBidi" w:hAnsiTheme="minorBidi"/>
          <w:sz w:val="22"/>
          <w:szCs w:val="22"/>
        </w:rPr>
        <w:t xml:space="preserve"> was used as LVSVi</w:t>
      </w:r>
      <w:r w:rsidR="00B807DC">
        <w:rPr>
          <w:rFonts w:asciiTheme="minorBidi" w:hAnsiTheme="minorBidi"/>
          <w:sz w:val="22"/>
          <w:szCs w:val="22"/>
        </w:rPr>
        <w:t xml:space="preserve">. </w:t>
      </w:r>
    </w:p>
    <w:p w14:paraId="1636B956" w14:textId="77777777" w:rsidR="004A6C0A" w:rsidRDefault="004A6C0A" w:rsidP="002112B6">
      <w:pPr>
        <w:spacing w:line="276" w:lineRule="auto"/>
        <w:jc w:val="both"/>
        <w:rPr>
          <w:rFonts w:asciiTheme="minorBidi" w:hAnsiTheme="minorBidi"/>
          <w:sz w:val="22"/>
          <w:szCs w:val="22"/>
        </w:rPr>
      </w:pPr>
    </w:p>
    <w:tbl>
      <w:tblPr>
        <w:tblStyle w:val="TableGrid"/>
        <w:tblW w:w="0" w:type="auto"/>
        <w:tblLook w:val="04A0" w:firstRow="1" w:lastRow="0" w:firstColumn="1" w:lastColumn="0" w:noHBand="0" w:noVBand="1"/>
      </w:tblPr>
      <w:tblGrid>
        <w:gridCol w:w="1145"/>
        <w:gridCol w:w="703"/>
        <w:gridCol w:w="1280"/>
        <w:gridCol w:w="1200"/>
        <w:gridCol w:w="703"/>
        <w:gridCol w:w="1280"/>
        <w:gridCol w:w="1470"/>
        <w:gridCol w:w="703"/>
        <w:gridCol w:w="1280"/>
      </w:tblGrid>
      <w:tr w:rsidR="002606D8" w14:paraId="785E8C57" w14:textId="77777777" w:rsidTr="00BF1F13">
        <w:tc>
          <w:tcPr>
            <w:tcW w:w="9763" w:type="dxa"/>
            <w:gridSpan w:val="9"/>
            <w:tcBorders>
              <w:bottom w:val="double" w:sz="4" w:space="0" w:color="auto"/>
            </w:tcBorders>
          </w:tcPr>
          <w:p w14:paraId="576C7F5A" w14:textId="29E104D4" w:rsidR="002606D8" w:rsidRPr="002606D8" w:rsidRDefault="002606D8" w:rsidP="002112B6">
            <w:pPr>
              <w:spacing w:line="276" w:lineRule="auto"/>
              <w:jc w:val="both"/>
            </w:pPr>
            <w:r>
              <w:rPr>
                <w:b/>
                <w:bCs/>
              </w:rPr>
              <w:t xml:space="preserve">Table 3. </w:t>
            </w:r>
            <w:r w:rsidR="009A0240" w:rsidRPr="00E6789E">
              <w:t>List of s</w:t>
            </w:r>
            <w:r w:rsidR="00BF489C" w:rsidRPr="00E6789E">
              <w:t xml:space="preserve">tudies </w:t>
            </w:r>
            <w:r w:rsidR="008404E4" w:rsidRPr="00E6789E">
              <w:t xml:space="preserve">with quantified </w:t>
            </w:r>
            <w:r w:rsidR="001020FA">
              <w:t xml:space="preserve">clinical </w:t>
            </w:r>
            <w:r w:rsidR="008404E4" w:rsidRPr="00E6789E">
              <w:t xml:space="preserve">data </w:t>
            </w:r>
            <w:r w:rsidR="00AE35EF" w:rsidRPr="00E6789E">
              <w:t>for LV dimensions and systolic function</w:t>
            </w:r>
            <w:r w:rsidR="00BF489C" w:rsidRPr="00FE31E5">
              <w:t xml:space="preserve"> </w:t>
            </w:r>
            <w:r w:rsidR="00E6789E" w:rsidRPr="00FE31E5">
              <w:t xml:space="preserve">acquired by </w:t>
            </w:r>
            <w:r w:rsidR="00FE31E5" w:rsidRPr="00FE31E5">
              <w:t>cardiac magnetic resonance.</w:t>
            </w:r>
          </w:p>
        </w:tc>
      </w:tr>
      <w:tr w:rsidR="00577ADF" w14:paraId="349E9E1B" w14:textId="77777777" w:rsidTr="00BF1F13">
        <w:tc>
          <w:tcPr>
            <w:tcW w:w="3128" w:type="dxa"/>
            <w:gridSpan w:val="3"/>
            <w:tcBorders>
              <w:top w:val="double" w:sz="4" w:space="0" w:color="auto"/>
              <w:right w:val="double" w:sz="4" w:space="0" w:color="auto"/>
            </w:tcBorders>
            <w:vAlign w:val="center"/>
          </w:tcPr>
          <w:p w14:paraId="3CB2BD4D" w14:textId="4C795C27" w:rsidR="00577ADF" w:rsidRPr="00BF1F13" w:rsidRDefault="007918EB" w:rsidP="002112B6">
            <w:pPr>
              <w:spacing w:line="276" w:lineRule="auto"/>
              <w:jc w:val="center"/>
              <w:rPr>
                <w:b/>
                <w:bCs/>
              </w:rPr>
            </w:pPr>
            <w:r w:rsidRPr="00BF1F13">
              <w:rPr>
                <w:b/>
                <w:bCs/>
              </w:rPr>
              <w:t>Control volunteers</w:t>
            </w:r>
          </w:p>
        </w:tc>
        <w:tc>
          <w:tcPr>
            <w:tcW w:w="3183" w:type="dxa"/>
            <w:gridSpan w:val="3"/>
            <w:tcBorders>
              <w:top w:val="double" w:sz="4" w:space="0" w:color="auto"/>
              <w:left w:val="double" w:sz="4" w:space="0" w:color="auto"/>
              <w:right w:val="double" w:sz="4" w:space="0" w:color="auto"/>
            </w:tcBorders>
            <w:vAlign w:val="center"/>
          </w:tcPr>
          <w:p w14:paraId="203CAAFE" w14:textId="1AAAEE79" w:rsidR="00577ADF" w:rsidRPr="00BF1F13" w:rsidRDefault="007918EB" w:rsidP="002112B6">
            <w:pPr>
              <w:spacing w:line="276" w:lineRule="auto"/>
              <w:jc w:val="center"/>
              <w:rPr>
                <w:b/>
                <w:bCs/>
              </w:rPr>
            </w:pPr>
            <w:r w:rsidRPr="00BF1F13">
              <w:rPr>
                <w:b/>
                <w:bCs/>
              </w:rPr>
              <w:t>Patients with AS</w:t>
            </w:r>
          </w:p>
        </w:tc>
        <w:tc>
          <w:tcPr>
            <w:tcW w:w="3452" w:type="dxa"/>
            <w:gridSpan w:val="3"/>
            <w:tcBorders>
              <w:top w:val="double" w:sz="4" w:space="0" w:color="auto"/>
              <w:left w:val="double" w:sz="4" w:space="0" w:color="auto"/>
            </w:tcBorders>
            <w:vAlign w:val="center"/>
          </w:tcPr>
          <w:p w14:paraId="2B27E590" w14:textId="7745AAC8" w:rsidR="00577ADF" w:rsidRPr="00BF1F13" w:rsidRDefault="007918EB" w:rsidP="002112B6">
            <w:pPr>
              <w:spacing w:line="276" w:lineRule="auto"/>
              <w:jc w:val="center"/>
              <w:rPr>
                <w:b/>
                <w:bCs/>
              </w:rPr>
            </w:pPr>
            <w:r w:rsidRPr="00BF1F13">
              <w:rPr>
                <w:b/>
                <w:bCs/>
              </w:rPr>
              <w:t>Patients with MR</w:t>
            </w:r>
          </w:p>
        </w:tc>
      </w:tr>
      <w:tr w:rsidR="008D7CC7" w14:paraId="3E1DB8BF" w14:textId="77777777" w:rsidTr="00BF1F13">
        <w:tc>
          <w:tcPr>
            <w:tcW w:w="1145" w:type="dxa"/>
            <w:vAlign w:val="center"/>
          </w:tcPr>
          <w:p w14:paraId="44242EA7" w14:textId="49E5E669" w:rsidR="00577ADF" w:rsidRDefault="00577ADF" w:rsidP="002112B6">
            <w:pPr>
              <w:spacing w:line="276" w:lineRule="auto"/>
              <w:jc w:val="center"/>
            </w:pPr>
            <w:r>
              <w:t>Study authors</w:t>
            </w:r>
          </w:p>
        </w:tc>
        <w:tc>
          <w:tcPr>
            <w:tcW w:w="703" w:type="dxa"/>
            <w:vAlign w:val="center"/>
          </w:tcPr>
          <w:p w14:paraId="3B1E8307" w14:textId="1402E989" w:rsidR="00577ADF" w:rsidRDefault="00577ADF" w:rsidP="002112B6">
            <w:pPr>
              <w:spacing w:line="276" w:lineRule="auto"/>
              <w:jc w:val="center"/>
            </w:pPr>
            <w:r>
              <w:t>Year</w:t>
            </w:r>
          </w:p>
        </w:tc>
        <w:tc>
          <w:tcPr>
            <w:tcW w:w="1280" w:type="dxa"/>
            <w:tcBorders>
              <w:right w:val="double" w:sz="4" w:space="0" w:color="auto"/>
            </w:tcBorders>
            <w:vAlign w:val="center"/>
          </w:tcPr>
          <w:p w14:paraId="1C956C87" w14:textId="1C5A13C4" w:rsidR="00577ADF" w:rsidRDefault="00577ADF" w:rsidP="002112B6">
            <w:pPr>
              <w:spacing w:line="276" w:lineRule="auto"/>
              <w:jc w:val="center"/>
            </w:pPr>
            <w:r>
              <w:t>Study population</w:t>
            </w:r>
          </w:p>
        </w:tc>
        <w:tc>
          <w:tcPr>
            <w:tcW w:w="1200" w:type="dxa"/>
            <w:tcBorders>
              <w:left w:val="double" w:sz="4" w:space="0" w:color="auto"/>
            </w:tcBorders>
            <w:vAlign w:val="center"/>
          </w:tcPr>
          <w:p w14:paraId="2B712760" w14:textId="32150178" w:rsidR="00577ADF" w:rsidRDefault="00577ADF" w:rsidP="002112B6">
            <w:pPr>
              <w:spacing w:line="276" w:lineRule="auto"/>
              <w:jc w:val="center"/>
            </w:pPr>
            <w:r>
              <w:t>Study authors</w:t>
            </w:r>
          </w:p>
        </w:tc>
        <w:tc>
          <w:tcPr>
            <w:tcW w:w="703" w:type="dxa"/>
            <w:vAlign w:val="center"/>
          </w:tcPr>
          <w:p w14:paraId="2F00476C" w14:textId="4EC5DC20" w:rsidR="00577ADF" w:rsidRDefault="00577ADF" w:rsidP="002112B6">
            <w:pPr>
              <w:spacing w:line="276" w:lineRule="auto"/>
              <w:jc w:val="center"/>
            </w:pPr>
            <w:r>
              <w:t>Year</w:t>
            </w:r>
          </w:p>
        </w:tc>
        <w:tc>
          <w:tcPr>
            <w:tcW w:w="1280" w:type="dxa"/>
            <w:tcBorders>
              <w:right w:val="double" w:sz="4" w:space="0" w:color="auto"/>
            </w:tcBorders>
            <w:vAlign w:val="center"/>
          </w:tcPr>
          <w:p w14:paraId="38C0C0E4" w14:textId="601BA233" w:rsidR="00577ADF" w:rsidRDefault="00577ADF" w:rsidP="002112B6">
            <w:pPr>
              <w:spacing w:line="276" w:lineRule="auto"/>
              <w:jc w:val="center"/>
            </w:pPr>
            <w:r>
              <w:t>Study population</w:t>
            </w:r>
          </w:p>
        </w:tc>
        <w:tc>
          <w:tcPr>
            <w:tcW w:w="1470" w:type="dxa"/>
            <w:tcBorders>
              <w:left w:val="double" w:sz="4" w:space="0" w:color="auto"/>
            </w:tcBorders>
            <w:vAlign w:val="center"/>
          </w:tcPr>
          <w:p w14:paraId="55B4CFAE" w14:textId="511DDB01" w:rsidR="00577ADF" w:rsidRDefault="00577ADF" w:rsidP="002112B6">
            <w:pPr>
              <w:spacing w:line="276" w:lineRule="auto"/>
              <w:jc w:val="center"/>
            </w:pPr>
            <w:r>
              <w:t>Study authors</w:t>
            </w:r>
          </w:p>
        </w:tc>
        <w:tc>
          <w:tcPr>
            <w:tcW w:w="703" w:type="dxa"/>
            <w:vAlign w:val="center"/>
          </w:tcPr>
          <w:p w14:paraId="149032C9" w14:textId="179A89AD" w:rsidR="00577ADF" w:rsidRDefault="00577ADF" w:rsidP="002112B6">
            <w:pPr>
              <w:spacing w:line="276" w:lineRule="auto"/>
              <w:jc w:val="center"/>
            </w:pPr>
            <w:r>
              <w:t>Year</w:t>
            </w:r>
          </w:p>
        </w:tc>
        <w:tc>
          <w:tcPr>
            <w:tcW w:w="1279" w:type="dxa"/>
            <w:vAlign w:val="center"/>
          </w:tcPr>
          <w:p w14:paraId="7AF9040F" w14:textId="24C3B80E" w:rsidR="00577ADF" w:rsidRDefault="00577ADF" w:rsidP="002112B6">
            <w:pPr>
              <w:spacing w:line="276" w:lineRule="auto"/>
              <w:jc w:val="center"/>
            </w:pPr>
            <w:r>
              <w:t>Study population</w:t>
            </w:r>
          </w:p>
        </w:tc>
      </w:tr>
      <w:tr w:rsidR="008D7CC7" w14:paraId="1B3D1729" w14:textId="77777777" w:rsidTr="00BF1F13">
        <w:tc>
          <w:tcPr>
            <w:tcW w:w="1145" w:type="dxa"/>
            <w:vAlign w:val="center"/>
          </w:tcPr>
          <w:p w14:paraId="154556A0" w14:textId="2BF47AFF" w:rsidR="00577ADF" w:rsidRDefault="00FC01B5" w:rsidP="002112B6">
            <w:pPr>
              <w:spacing w:line="276" w:lineRule="auto"/>
              <w:jc w:val="center"/>
            </w:pPr>
            <w:r>
              <w:t>Lee et al.</w:t>
            </w:r>
            <w:r w:rsidR="005A14D7">
              <w:t xml:space="preserve"> </w:t>
            </w:r>
            <w:r w:rsidR="005A14D7">
              <w:fldChar w:fldCharType="begin">
                <w:fldData xml:space="preserve">PEVuZE5vdGU+PENpdGU+PEF1dGhvcj5MZWU8L0F1dGhvcj48WWVhcj4yMDIwPC9ZZWFyPjxSZWNO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</w:fldData>
              </w:fldChar>
            </w:r>
            <w:r w:rsidR="005A14D7">
              <w:instrText xml:space="preserve"> ADDIN EN.CITE </w:instrText>
            </w:r>
            <w:r w:rsidR="005A14D7">
              <w:fldChar w:fldCharType="begin">
                <w:fldData xml:space="preserve">PEVuZE5vdGU+PENpdGU+PEF1dGhvcj5MZWU8L0F1dGhvcj48WWVhcj4yMDIwPC9ZZWFyPjxSZWNO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</w:fldData>
              </w:fldChar>
            </w:r>
            <w:r w:rsidR="005A14D7">
              <w:instrText xml:space="preserve"> ADDIN EN.CITE.DATA </w:instrText>
            </w:r>
            <w:r w:rsidR="005A14D7">
              <w:fldChar w:fldCharType="end"/>
            </w:r>
            <w:r w:rsidR="005A14D7">
              <w:fldChar w:fldCharType="separate"/>
            </w:r>
            <w:r w:rsidR="005A14D7">
              <w:rPr>
                <w:noProof/>
              </w:rPr>
              <w:t>(41)</w:t>
            </w:r>
            <w:r w:rsidR="005A14D7">
              <w:fldChar w:fldCharType="end"/>
            </w:r>
          </w:p>
        </w:tc>
        <w:tc>
          <w:tcPr>
            <w:tcW w:w="703" w:type="dxa"/>
            <w:vAlign w:val="center"/>
          </w:tcPr>
          <w:p w14:paraId="2018E66F" w14:textId="52CAF589" w:rsidR="00577ADF" w:rsidRDefault="00FC01B5" w:rsidP="002112B6">
            <w:pPr>
              <w:spacing w:line="276" w:lineRule="auto"/>
              <w:jc w:val="center"/>
            </w:pPr>
            <w:r>
              <w:t>2020</w:t>
            </w:r>
          </w:p>
        </w:tc>
        <w:tc>
          <w:tcPr>
            <w:tcW w:w="1280" w:type="dxa"/>
            <w:tcBorders>
              <w:right w:val="double" w:sz="4" w:space="0" w:color="auto"/>
            </w:tcBorders>
            <w:vAlign w:val="center"/>
          </w:tcPr>
          <w:p w14:paraId="764CED8A" w14:textId="1172237B" w:rsidR="00577ADF" w:rsidRDefault="00FC01B5" w:rsidP="002112B6">
            <w:pPr>
              <w:spacing w:line="276" w:lineRule="auto"/>
              <w:jc w:val="center"/>
            </w:pPr>
            <w:r>
              <w:t>30</w:t>
            </w:r>
          </w:p>
        </w:tc>
        <w:tc>
          <w:tcPr>
            <w:tcW w:w="1200" w:type="dxa"/>
            <w:tcBorders>
              <w:left w:val="double" w:sz="4" w:space="0" w:color="auto"/>
            </w:tcBorders>
            <w:vAlign w:val="center"/>
          </w:tcPr>
          <w:p w14:paraId="0041B056" w14:textId="5C5F1C9B" w:rsidR="00577ADF" w:rsidRDefault="00AB0DDB" w:rsidP="002112B6">
            <w:pPr>
              <w:spacing w:line="276" w:lineRule="auto"/>
              <w:jc w:val="center"/>
            </w:pPr>
            <w:r>
              <w:t xml:space="preserve">Lee et al. </w:t>
            </w:r>
            <w:r>
              <w:fldChar w:fldCharType="begin">
                <w:fldData xml:space="preserve">PEVuZE5vdGU+PENpdGU+PEF1dGhvcj5MZWU8L0F1dGhvcj48WWVhcj4yMDIwPC9ZZWFyPjxSZWNO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</w:fldData>
              </w:fldChar>
            </w:r>
            <w:r>
              <w:instrText xml:space="preserve"> ADDIN EN.CITE </w:instrText>
            </w:r>
            <w:r>
              <w:fldChar w:fldCharType="begin">
                <w:fldData xml:space="preserve">PEVuZE5vdGU+PENpdGU+PEF1dGhvcj5MZWU8L0F1dGhvcj48WWVhcj4yMDIwPC9ZZWFyPjxSZWNO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</w:fldData>
              </w:fldChar>
            </w:r>
            <w:r>
              <w:instrText xml:space="preserve"> ADDIN EN.CITE.DATA </w:instrText>
            </w:r>
            <w:r>
              <w:fldChar w:fldCharType="end"/>
            </w:r>
            <w:r>
              <w:fldChar w:fldCharType="separate"/>
            </w:r>
            <w:r>
              <w:rPr>
                <w:noProof/>
              </w:rPr>
              <w:t>(41)</w:t>
            </w:r>
            <w:r>
              <w:fldChar w:fldCharType="end"/>
            </w:r>
          </w:p>
        </w:tc>
        <w:tc>
          <w:tcPr>
            <w:tcW w:w="703" w:type="dxa"/>
            <w:vAlign w:val="center"/>
          </w:tcPr>
          <w:p w14:paraId="7316879D" w14:textId="4112D66E" w:rsidR="00577ADF" w:rsidRDefault="00AB0DDB" w:rsidP="002112B6">
            <w:pPr>
              <w:spacing w:line="276" w:lineRule="auto"/>
              <w:jc w:val="center"/>
            </w:pPr>
            <w:r>
              <w:t>2020</w:t>
            </w:r>
          </w:p>
        </w:tc>
        <w:tc>
          <w:tcPr>
            <w:tcW w:w="1280" w:type="dxa"/>
            <w:tcBorders>
              <w:right w:val="double" w:sz="4" w:space="0" w:color="auto"/>
            </w:tcBorders>
            <w:vAlign w:val="center"/>
          </w:tcPr>
          <w:p w14:paraId="425D90F7" w14:textId="0E554921" w:rsidR="00577ADF" w:rsidRDefault="00AB0DDB" w:rsidP="002112B6">
            <w:pPr>
              <w:spacing w:line="276" w:lineRule="auto"/>
              <w:jc w:val="center"/>
            </w:pPr>
            <w:r>
              <w:t>191</w:t>
            </w:r>
          </w:p>
        </w:tc>
        <w:tc>
          <w:tcPr>
            <w:tcW w:w="1470" w:type="dxa"/>
            <w:tcBorders>
              <w:left w:val="double" w:sz="4" w:space="0" w:color="auto"/>
            </w:tcBorders>
            <w:vAlign w:val="center"/>
          </w:tcPr>
          <w:p w14:paraId="1A8F306B" w14:textId="6BE0C3CE" w:rsidR="00577ADF" w:rsidRDefault="00040B90" w:rsidP="002112B6">
            <w:pPr>
              <w:spacing w:line="276" w:lineRule="auto"/>
              <w:jc w:val="center"/>
            </w:pPr>
            <w:r>
              <w:t xml:space="preserve">Liu et al. </w:t>
            </w:r>
            <w:r w:rsidR="009C57F9">
              <w:fldChar w:fldCharType="begin">
                <w:fldData xml:space="preserve">PEVuZE5vdGU+PENpdGU+PEF1dGhvcj5MaXU8L0F1dGhvcj48WWVhcj4yMDIwPC9ZZWFyPjxSZWNO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</w:fldData>
              </w:fldChar>
            </w:r>
            <w:r w:rsidR="009C57F9">
              <w:instrText xml:space="preserve"> ADDIN EN.CITE </w:instrText>
            </w:r>
            <w:r w:rsidR="009C57F9">
              <w:fldChar w:fldCharType="begin">
                <w:fldData xml:space="preserve">PEVuZE5vdGU+PENpdGU+PEF1dGhvcj5MaXU8L0F1dGhvcj48WWVhcj4yMDIwPC9ZZWFyPjxSZWNO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</w:fldData>
              </w:fldChar>
            </w:r>
            <w:r w:rsidR="009C57F9">
              <w:instrText xml:space="preserve"> ADDIN EN.CITE.DATA </w:instrText>
            </w:r>
            <w:r w:rsidR="009C57F9">
              <w:fldChar w:fldCharType="end"/>
            </w:r>
            <w:r w:rsidR="009C57F9">
              <w:fldChar w:fldCharType="separate"/>
            </w:r>
            <w:r w:rsidR="009C57F9">
              <w:rPr>
                <w:noProof/>
              </w:rPr>
              <w:t>(49)</w:t>
            </w:r>
            <w:r w:rsidR="009C57F9">
              <w:fldChar w:fldCharType="end"/>
            </w:r>
          </w:p>
        </w:tc>
        <w:tc>
          <w:tcPr>
            <w:tcW w:w="703" w:type="dxa"/>
            <w:vAlign w:val="center"/>
          </w:tcPr>
          <w:p w14:paraId="024146CD" w14:textId="66419C0A" w:rsidR="00577ADF" w:rsidRDefault="00040B90" w:rsidP="002112B6">
            <w:pPr>
              <w:spacing w:line="276" w:lineRule="auto"/>
              <w:jc w:val="center"/>
            </w:pPr>
            <w:r>
              <w:t>2020</w:t>
            </w:r>
          </w:p>
        </w:tc>
        <w:tc>
          <w:tcPr>
            <w:tcW w:w="1279" w:type="dxa"/>
            <w:vAlign w:val="center"/>
          </w:tcPr>
          <w:p w14:paraId="1D45D65B" w14:textId="36C6D336" w:rsidR="00577ADF" w:rsidRDefault="00B62743" w:rsidP="002112B6">
            <w:pPr>
              <w:spacing w:line="276" w:lineRule="auto"/>
              <w:jc w:val="center"/>
            </w:pPr>
            <w:r>
              <w:t>104</w:t>
            </w:r>
          </w:p>
        </w:tc>
      </w:tr>
      <w:tr w:rsidR="008D7CC7" w14:paraId="5CAF0DFA" w14:textId="77777777" w:rsidTr="00BF1F13">
        <w:tc>
          <w:tcPr>
            <w:tcW w:w="1145" w:type="dxa"/>
            <w:vAlign w:val="center"/>
          </w:tcPr>
          <w:p w14:paraId="11AE4FEC" w14:textId="78FB9FFB" w:rsidR="00577ADF" w:rsidRDefault="003B0071" w:rsidP="002112B6">
            <w:pPr>
              <w:spacing w:line="276" w:lineRule="auto"/>
              <w:jc w:val="center"/>
            </w:pPr>
            <w:r>
              <w:t xml:space="preserve">Spath et al. </w:t>
            </w:r>
            <w:r w:rsidR="00BF2A47">
              <w:fldChar w:fldCharType="begin">
                <w:fldData xml:space="preserve">PEVuZE5vdGU+PENpdGU+PEF1dGhvcj5TcGF0aDwvQXV0aG9yPjxZZWFyPjIwMTk8L1llYXI+PFJl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</w:fldData>
              </w:fldChar>
            </w:r>
            <w:r w:rsidR="00BF2A47">
              <w:instrText xml:space="preserve"> ADDIN EN.CITE </w:instrText>
            </w:r>
            <w:r w:rsidR="00BF2A47">
              <w:fldChar w:fldCharType="begin">
                <w:fldData xml:space="preserve">PEVuZE5vdGU+PENpdGU+PEF1dGhvcj5TcGF0aDwvQXV0aG9yPjxZZWFyPjIwMTk8L1llYXI+PFJl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</w:fldData>
              </w:fldChar>
            </w:r>
            <w:r w:rsidR="00BF2A47">
              <w:instrText xml:space="preserve"> ADDIN EN.CITE.DATA </w:instrText>
            </w:r>
            <w:r w:rsidR="00BF2A47">
              <w:fldChar w:fldCharType="end"/>
            </w:r>
            <w:r w:rsidR="00BF2A47">
              <w:fldChar w:fldCharType="separate"/>
            </w:r>
            <w:r w:rsidR="00BF2A47">
              <w:rPr>
                <w:noProof/>
              </w:rPr>
              <w:t>(43)</w:t>
            </w:r>
            <w:r w:rsidR="00BF2A47">
              <w:fldChar w:fldCharType="end"/>
            </w:r>
          </w:p>
        </w:tc>
        <w:tc>
          <w:tcPr>
            <w:tcW w:w="703" w:type="dxa"/>
            <w:vAlign w:val="center"/>
          </w:tcPr>
          <w:p w14:paraId="673CC3E9" w14:textId="4B94E811" w:rsidR="00577ADF" w:rsidRDefault="00BF2A47" w:rsidP="002112B6">
            <w:pPr>
              <w:spacing w:line="276" w:lineRule="auto"/>
              <w:jc w:val="center"/>
            </w:pPr>
            <w:r>
              <w:t>2019</w:t>
            </w:r>
          </w:p>
        </w:tc>
        <w:tc>
          <w:tcPr>
            <w:tcW w:w="1280" w:type="dxa"/>
            <w:tcBorders>
              <w:right w:val="double" w:sz="4" w:space="0" w:color="auto"/>
            </w:tcBorders>
            <w:vAlign w:val="center"/>
          </w:tcPr>
          <w:p w14:paraId="21349DCF" w14:textId="7D75D1DE" w:rsidR="00577ADF" w:rsidRDefault="00BF2A47" w:rsidP="002112B6">
            <w:pPr>
              <w:spacing w:line="276" w:lineRule="auto"/>
              <w:jc w:val="center"/>
            </w:pPr>
            <w:r>
              <w:t>41</w:t>
            </w:r>
          </w:p>
        </w:tc>
        <w:tc>
          <w:tcPr>
            <w:tcW w:w="1200" w:type="dxa"/>
            <w:tcBorders>
              <w:left w:val="double" w:sz="4" w:space="0" w:color="auto"/>
            </w:tcBorders>
            <w:vAlign w:val="center"/>
          </w:tcPr>
          <w:p w14:paraId="7A96D1B5" w14:textId="5E761206" w:rsidR="00577ADF" w:rsidRDefault="00F134D3" w:rsidP="002112B6">
            <w:pPr>
              <w:spacing w:line="276" w:lineRule="auto"/>
              <w:jc w:val="center"/>
            </w:pPr>
            <w:r>
              <w:t xml:space="preserve">Everett et al. </w:t>
            </w:r>
            <w:r w:rsidR="006E2105">
              <w:fldChar w:fldCharType="begin">
                <w:fldData xml:space="preserve">PEVuZE5vdGU+PENpdGU+PEF1dGhvcj5FdmVyZXR0PC9BdXRob3I+PFllYXI+MjAyMDwvWWVhcj48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==
</w:fldData>
              </w:fldChar>
            </w:r>
            <w:r w:rsidR="006E2105">
              <w:instrText xml:space="preserve"> ADDIN EN.CITE </w:instrText>
            </w:r>
            <w:r w:rsidR="006E2105">
              <w:fldChar w:fldCharType="begin">
                <w:fldData xml:space="preserve">PEVuZE5vdGU+PENpdGU+PEF1dGhvcj5FdmVyZXR0PC9BdXRob3I+PFllYXI+MjAyMDwvWWVhcj48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==
</w:fldData>
              </w:fldChar>
            </w:r>
            <w:r w:rsidR="006E2105">
              <w:instrText xml:space="preserve"> ADDIN EN.CITE.DATA </w:instrText>
            </w:r>
            <w:r w:rsidR="006E2105">
              <w:fldChar w:fldCharType="end"/>
            </w:r>
            <w:r w:rsidR="006E2105">
              <w:fldChar w:fldCharType="separate"/>
            </w:r>
            <w:r w:rsidR="006E2105">
              <w:rPr>
                <w:noProof/>
              </w:rPr>
              <w:t>(40)</w:t>
            </w:r>
            <w:r w:rsidR="006E2105">
              <w:fldChar w:fldCharType="end"/>
            </w:r>
          </w:p>
        </w:tc>
        <w:tc>
          <w:tcPr>
            <w:tcW w:w="703" w:type="dxa"/>
            <w:vAlign w:val="center"/>
          </w:tcPr>
          <w:p w14:paraId="06F7FFD9" w14:textId="154E3B60" w:rsidR="00577ADF" w:rsidRDefault="000971CF" w:rsidP="002112B6">
            <w:pPr>
              <w:spacing w:line="276" w:lineRule="auto"/>
              <w:jc w:val="center"/>
            </w:pPr>
            <w:r>
              <w:t>2020</w:t>
            </w:r>
          </w:p>
        </w:tc>
        <w:tc>
          <w:tcPr>
            <w:tcW w:w="1280" w:type="dxa"/>
            <w:tcBorders>
              <w:right w:val="double" w:sz="4" w:space="0" w:color="auto"/>
            </w:tcBorders>
            <w:vAlign w:val="center"/>
          </w:tcPr>
          <w:p w14:paraId="731EDB4E" w14:textId="066A280D" w:rsidR="00577ADF" w:rsidRDefault="000971CF" w:rsidP="002112B6">
            <w:pPr>
              <w:spacing w:line="276" w:lineRule="auto"/>
              <w:jc w:val="center"/>
            </w:pPr>
            <w:r>
              <w:t>440</w:t>
            </w:r>
          </w:p>
        </w:tc>
        <w:tc>
          <w:tcPr>
            <w:tcW w:w="1470" w:type="dxa"/>
            <w:tcBorders>
              <w:left w:val="double" w:sz="4" w:space="0" w:color="auto"/>
            </w:tcBorders>
            <w:vAlign w:val="center"/>
          </w:tcPr>
          <w:p w14:paraId="01D03760" w14:textId="6684C619" w:rsidR="00577ADF" w:rsidRDefault="005A3508" w:rsidP="002112B6">
            <w:pPr>
              <w:spacing w:line="276" w:lineRule="auto"/>
              <w:jc w:val="center"/>
            </w:pPr>
            <w:r>
              <w:t xml:space="preserve">Seldrum et al. </w:t>
            </w:r>
            <w:r w:rsidR="009776D7">
              <w:fldChar w:fldCharType="begin">
                <w:fldData xml:space="preserve">PEVuZE5vdGU+PENpdGU+PEF1dGhvcj5TZWxkcnVtPC9BdXRob3I+PFllYXI+MjAxOTwvWWVhcj48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</w:fldData>
              </w:fldChar>
            </w:r>
            <w:r w:rsidR="009776D7">
              <w:instrText xml:space="preserve"> ADDIN EN.CITE </w:instrText>
            </w:r>
            <w:r w:rsidR="009776D7">
              <w:fldChar w:fldCharType="begin">
                <w:fldData xml:space="preserve">PEVuZE5vdGU+PENpdGU+PEF1dGhvcj5TZWxkcnVtPC9BdXRob3I+PFllYXI+MjAxOTwvWWVhcj48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</w:fldData>
              </w:fldChar>
            </w:r>
            <w:r w:rsidR="009776D7">
              <w:instrText xml:space="preserve"> ADDIN EN.CITE.DATA </w:instrText>
            </w:r>
            <w:r w:rsidR="009776D7">
              <w:fldChar w:fldCharType="end"/>
            </w:r>
            <w:r w:rsidR="009776D7">
              <w:fldChar w:fldCharType="separate"/>
            </w:r>
            <w:r w:rsidR="009776D7">
              <w:rPr>
                <w:noProof/>
              </w:rPr>
              <w:t>(48)</w:t>
            </w:r>
            <w:r w:rsidR="009776D7">
              <w:fldChar w:fldCharType="end"/>
            </w:r>
          </w:p>
        </w:tc>
        <w:tc>
          <w:tcPr>
            <w:tcW w:w="703" w:type="dxa"/>
            <w:vAlign w:val="center"/>
          </w:tcPr>
          <w:p w14:paraId="2BE9110D" w14:textId="3F277F60" w:rsidR="00577ADF" w:rsidRDefault="005A3508" w:rsidP="002112B6">
            <w:pPr>
              <w:spacing w:line="276" w:lineRule="auto"/>
              <w:jc w:val="center"/>
            </w:pPr>
            <w:r>
              <w:t>2019</w:t>
            </w:r>
          </w:p>
        </w:tc>
        <w:tc>
          <w:tcPr>
            <w:tcW w:w="1279" w:type="dxa"/>
            <w:vAlign w:val="center"/>
          </w:tcPr>
          <w:p w14:paraId="273FFBE3" w14:textId="3189762E" w:rsidR="00577ADF" w:rsidRDefault="009776D7" w:rsidP="002112B6">
            <w:pPr>
              <w:spacing w:line="276" w:lineRule="auto"/>
              <w:jc w:val="center"/>
            </w:pPr>
            <w:r>
              <w:t>59</w:t>
            </w:r>
          </w:p>
        </w:tc>
      </w:tr>
      <w:tr w:rsidR="008D7CC7" w14:paraId="132EEAE3" w14:textId="77777777" w:rsidTr="00BF1F13">
        <w:tc>
          <w:tcPr>
            <w:tcW w:w="1145" w:type="dxa"/>
            <w:vAlign w:val="center"/>
          </w:tcPr>
          <w:p w14:paraId="42B819D8" w14:textId="11382066" w:rsidR="00577ADF" w:rsidRDefault="00FC1AEC" w:rsidP="002112B6">
            <w:pPr>
              <w:spacing w:line="276" w:lineRule="auto"/>
              <w:jc w:val="center"/>
            </w:pPr>
            <w:r>
              <w:t xml:space="preserve">Seldrum et al. </w:t>
            </w:r>
            <w:r w:rsidR="003A779A">
              <w:fldChar w:fldCharType="begin">
                <w:fldData xml:space="preserve">PEVuZE5vdGU+PENpdGU+PEF1dGhvcj5TZWxkcnVtPC9BdXRob3I+PFllYXI+MjAxOTwvWWVhcj48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</w:fldData>
              </w:fldChar>
            </w:r>
            <w:r w:rsidR="003A779A">
              <w:instrText xml:space="preserve"> ADDIN EN.CITE </w:instrText>
            </w:r>
            <w:r w:rsidR="003A779A">
              <w:fldChar w:fldCharType="begin">
                <w:fldData xml:space="preserve">PEVuZE5vdGU+PENpdGU+PEF1dGhvcj5TZWxkcnVtPC9BdXRob3I+PFllYXI+MjAxOTwvWWVhcj48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</w:fldData>
              </w:fldChar>
            </w:r>
            <w:r w:rsidR="003A779A">
              <w:instrText xml:space="preserve"> ADDIN EN.CITE.DATA </w:instrText>
            </w:r>
            <w:r w:rsidR="003A779A">
              <w:fldChar w:fldCharType="end"/>
            </w:r>
            <w:r w:rsidR="003A779A">
              <w:fldChar w:fldCharType="separate"/>
            </w:r>
            <w:r w:rsidR="003A779A">
              <w:rPr>
                <w:noProof/>
              </w:rPr>
              <w:t>(48)</w:t>
            </w:r>
            <w:r w:rsidR="003A779A">
              <w:fldChar w:fldCharType="end"/>
            </w:r>
          </w:p>
        </w:tc>
        <w:tc>
          <w:tcPr>
            <w:tcW w:w="703" w:type="dxa"/>
            <w:vAlign w:val="center"/>
          </w:tcPr>
          <w:p w14:paraId="2BC44E22" w14:textId="4537D3D8" w:rsidR="00577ADF" w:rsidRDefault="00FC1AEC" w:rsidP="002112B6">
            <w:pPr>
              <w:spacing w:line="276" w:lineRule="auto"/>
              <w:jc w:val="center"/>
            </w:pPr>
            <w:r>
              <w:t>2019</w:t>
            </w:r>
          </w:p>
        </w:tc>
        <w:tc>
          <w:tcPr>
            <w:tcW w:w="1280" w:type="dxa"/>
            <w:tcBorders>
              <w:right w:val="double" w:sz="4" w:space="0" w:color="auto"/>
            </w:tcBorders>
            <w:vAlign w:val="center"/>
          </w:tcPr>
          <w:p w14:paraId="24F63FF3" w14:textId="7833CB5A" w:rsidR="00577ADF" w:rsidRDefault="003A779A" w:rsidP="002112B6">
            <w:pPr>
              <w:spacing w:line="276" w:lineRule="auto"/>
              <w:jc w:val="center"/>
            </w:pPr>
            <w:r>
              <w:t>30</w:t>
            </w:r>
          </w:p>
        </w:tc>
        <w:tc>
          <w:tcPr>
            <w:tcW w:w="1200" w:type="dxa"/>
            <w:tcBorders>
              <w:left w:val="double" w:sz="4" w:space="0" w:color="auto"/>
            </w:tcBorders>
            <w:vAlign w:val="center"/>
          </w:tcPr>
          <w:p w14:paraId="16001FB4" w14:textId="38222A54" w:rsidR="00577ADF" w:rsidRDefault="0011073F" w:rsidP="002112B6">
            <w:pPr>
              <w:spacing w:line="276" w:lineRule="auto"/>
              <w:jc w:val="center"/>
            </w:pPr>
            <w:r>
              <w:t xml:space="preserve">Spath et al. </w:t>
            </w:r>
            <w:r w:rsidR="004C4E56">
              <w:fldChar w:fldCharType="begin">
                <w:fldData xml:space="preserve">PEVuZE5vdGU+PENpdGU+PEF1dGhvcj5TcGF0aDwvQXV0aG9yPjxZZWFyPjIwMTk8L1llYXI+PFJl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</w:fldData>
              </w:fldChar>
            </w:r>
            <w:r w:rsidR="004C4E56">
              <w:instrText xml:space="preserve"> ADDIN EN.CITE </w:instrText>
            </w:r>
            <w:r w:rsidR="004C4E56">
              <w:fldChar w:fldCharType="begin">
                <w:fldData xml:space="preserve">PEVuZE5vdGU+PENpdGU+PEF1dGhvcj5TcGF0aDwvQXV0aG9yPjxZZWFyPjIwMTk8L1llYXI+PFJl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</w:fldData>
              </w:fldChar>
            </w:r>
            <w:r w:rsidR="004C4E56">
              <w:instrText xml:space="preserve"> ADDIN EN.CITE.DATA </w:instrText>
            </w:r>
            <w:r w:rsidR="004C4E56">
              <w:fldChar w:fldCharType="end"/>
            </w:r>
            <w:r w:rsidR="004C4E56">
              <w:fldChar w:fldCharType="separate"/>
            </w:r>
            <w:r w:rsidR="004C4E56">
              <w:rPr>
                <w:noProof/>
              </w:rPr>
              <w:t>(43)</w:t>
            </w:r>
            <w:r w:rsidR="004C4E56">
              <w:fldChar w:fldCharType="end"/>
            </w:r>
          </w:p>
        </w:tc>
        <w:tc>
          <w:tcPr>
            <w:tcW w:w="703" w:type="dxa"/>
            <w:vAlign w:val="center"/>
          </w:tcPr>
          <w:p w14:paraId="1DCCE860" w14:textId="29FE4C24" w:rsidR="00577ADF" w:rsidRDefault="0011073F" w:rsidP="002112B6">
            <w:pPr>
              <w:spacing w:line="276" w:lineRule="auto"/>
              <w:jc w:val="center"/>
            </w:pPr>
            <w:r>
              <w:t>2019</w:t>
            </w:r>
          </w:p>
        </w:tc>
        <w:tc>
          <w:tcPr>
            <w:tcW w:w="1280" w:type="dxa"/>
            <w:tcBorders>
              <w:right w:val="double" w:sz="4" w:space="0" w:color="auto"/>
            </w:tcBorders>
            <w:vAlign w:val="center"/>
          </w:tcPr>
          <w:p w14:paraId="58FB7640" w14:textId="47B0B5C7" w:rsidR="00577ADF" w:rsidRDefault="004C4E56" w:rsidP="002112B6">
            <w:pPr>
              <w:spacing w:line="276" w:lineRule="auto"/>
              <w:jc w:val="center"/>
            </w:pPr>
            <w:r>
              <w:t>159</w:t>
            </w:r>
          </w:p>
        </w:tc>
        <w:tc>
          <w:tcPr>
            <w:tcW w:w="1470" w:type="dxa"/>
            <w:tcBorders>
              <w:left w:val="double" w:sz="4" w:space="0" w:color="auto"/>
            </w:tcBorders>
            <w:vAlign w:val="center"/>
          </w:tcPr>
          <w:p w14:paraId="41F46B1D" w14:textId="126D1DD0" w:rsidR="00577ADF" w:rsidRDefault="00AE63BE" w:rsidP="002112B6">
            <w:pPr>
              <w:spacing w:line="276" w:lineRule="auto"/>
              <w:jc w:val="center"/>
            </w:pPr>
            <w:r>
              <w:t xml:space="preserve">Bakkesstrom et al. </w:t>
            </w:r>
            <w:r w:rsidR="008D7CC7">
              <w:fldChar w:fldCharType="begin"/>
            </w:r>
            <w:r w:rsidR="008D7CC7">
              <w:instrText xml:space="preserve"> ADDIN EN.CITE &lt;EndNote&gt;&lt;Cite&gt;&lt;Author&gt;Bakkestrom&lt;/Author&gt;&lt;Year&gt;2018&lt;/Year&gt;&lt;RecNum&gt;57&lt;/RecNum&gt;&lt;DisplayText&gt;(47)&lt;/DisplayText&gt;&lt;record&gt;&lt;rec-number&gt;57&lt;/rec-number&gt;&lt;foreign-keys&gt;&lt;key app="EN" db-id="9rxfwr5p1pszwee29srxx9d1zz9v0vrxtwp0" timestamp="1615323302"&gt;57&lt;/key&gt;&lt;/foreign-keys&gt;&lt;ref-type name="Journal Article"&gt;17&lt;/ref-type&gt;&lt;contributors&gt;&lt;authors&gt;&lt;author&gt;Bakkestrom, R.&lt;/author&gt;&lt;author&gt;Banke, A.&lt;/author&gt;&lt;author&gt;Pecini, R.&lt;/author&gt;&lt;author&gt;Irmukhamedov, A.&lt;/author&gt;&lt;author&gt;Nielsen, S. K.&lt;/author&gt;&lt;author&gt;Andersen, M. J.&lt;/author&gt;&lt;author&gt;Borlaug, B. A.&lt;/author&gt;&lt;author&gt;Moller, J. E.&lt;/author&gt;&lt;/authors&gt;&lt;/contributors&gt;&lt;auth-address&gt;Department of Cardiology, Odense University Hospital, Odense Denmark and Odense Patient data Explorative Network OPEN, Odense, Denmark.&amp;#xD;Department of Cardiology, Aarhus University Hospital, Aarhus, Denmark.&amp;#xD;Department of Cardiovascular Medicine, Mayo Clinic, Rochester, Minnesota, USA.&lt;/auth-address&gt;&lt;titles&gt;&lt;title&gt;Cardiac remodelling and haemodynamic characteristics in primary mitral valve regurgitation&lt;/title&gt;&lt;secondary-title&gt;Open Heart&lt;/secondary-title&gt;&lt;/titles&gt;&lt;periodical&gt;&lt;full-title&gt;Open Heart&lt;/full-title&gt;&lt;/periodical&gt;&lt;pages&gt;e000919&lt;/pages&gt;&lt;volume&gt;5&lt;/volume&gt;&lt;number&gt;2&lt;/number&gt;&lt;edition&gt;2019/01/08&lt;/edition&gt;&lt;keywords&gt;&lt;keyword&gt;*mri&lt;/keyword&gt;&lt;keyword&gt;*haemodynamics&lt;/keyword&gt;&lt;keyword&gt;*mitral regurgitation&lt;/keyword&gt;&lt;/keywords&gt;&lt;dates&gt;&lt;year&gt;2018&lt;/year&gt;&lt;/dates&gt;&lt;isbn&gt;2053-3624 (Print)&amp;#xD;2053-3624 (Linking)&lt;/isbn&gt;&lt;accession-num&gt;30613416&lt;/accession-num&gt;&lt;urls&gt;&lt;related-urls&gt;&lt;url&gt;https://www.ncbi.nlm.nih.gov/pubmed/30613416&lt;/url&gt;&lt;/related-urls&gt;&lt;/urls&gt;&lt;custom2&gt;PMC6307562&lt;/custom2&gt;&lt;electronic-resource-num&gt;10.1136/openhrt-2018-000919&lt;/electronic-resource-num&gt;&lt;/record&gt;&lt;/Cite&gt;&lt;/EndNote&gt;</w:instrText>
            </w:r>
            <w:r w:rsidR="008D7CC7">
              <w:fldChar w:fldCharType="separate"/>
            </w:r>
            <w:r w:rsidR="008D7CC7">
              <w:rPr>
                <w:noProof/>
              </w:rPr>
              <w:t>(47)</w:t>
            </w:r>
            <w:r w:rsidR="008D7CC7">
              <w:fldChar w:fldCharType="end"/>
            </w:r>
          </w:p>
        </w:tc>
        <w:tc>
          <w:tcPr>
            <w:tcW w:w="703" w:type="dxa"/>
            <w:vAlign w:val="center"/>
          </w:tcPr>
          <w:p w14:paraId="58BE06A9" w14:textId="10B956C5" w:rsidR="00577ADF" w:rsidRDefault="00AE63BE" w:rsidP="002112B6">
            <w:pPr>
              <w:spacing w:line="276" w:lineRule="auto"/>
              <w:jc w:val="center"/>
            </w:pPr>
            <w:r>
              <w:t>2018</w:t>
            </w:r>
          </w:p>
        </w:tc>
        <w:tc>
          <w:tcPr>
            <w:tcW w:w="1279" w:type="dxa"/>
            <w:vAlign w:val="center"/>
          </w:tcPr>
          <w:p w14:paraId="0D12540B" w14:textId="611C6D4B" w:rsidR="00577ADF" w:rsidRDefault="00AE63BE" w:rsidP="002112B6">
            <w:pPr>
              <w:spacing w:line="276" w:lineRule="auto"/>
              <w:jc w:val="center"/>
            </w:pPr>
            <w:r>
              <w:t>46</w:t>
            </w:r>
          </w:p>
        </w:tc>
      </w:tr>
      <w:tr w:rsidR="008D7CC7" w14:paraId="1EDAF84F" w14:textId="77777777" w:rsidTr="00BF1F13">
        <w:tc>
          <w:tcPr>
            <w:tcW w:w="1145" w:type="dxa"/>
            <w:vAlign w:val="center"/>
          </w:tcPr>
          <w:p w14:paraId="09F5C57C" w14:textId="4A3DF300" w:rsidR="00577ADF" w:rsidRDefault="00B43370" w:rsidP="002112B6">
            <w:pPr>
              <w:spacing w:line="276" w:lineRule="auto"/>
              <w:jc w:val="center"/>
            </w:pPr>
            <w:r>
              <w:t xml:space="preserve">Lee et al. </w:t>
            </w:r>
            <w:r w:rsidR="005D6277">
              <w:fldChar w:fldCharType="begin">
                <w:fldData xml:space="preserve">PEVuZE5vdGU+PENpdGU+PEF1dGhvcj5MZWU8L0F1dGhvcj48WWVhcj4yMDE1PC9ZZWFyPjxSZWNO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</w:fldData>
              </w:fldChar>
            </w:r>
            <w:r w:rsidR="004A6C0A">
              <w:instrText xml:space="preserve"> ADDIN EN.CITE </w:instrText>
            </w:r>
            <w:r w:rsidR="004A6C0A">
              <w:fldChar w:fldCharType="begin">
                <w:fldData xml:space="preserve">PEVuZE5vdGU+PENpdGU+PEF1dGhvcj5MZWU8L0F1dGhvcj48WWVhcj4yMDE1PC9ZZWFyPjxSZWNO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</w:fldData>
              </w:fldChar>
            </w:r>
            <w:r w:rsidR="004A6C0A">
              <w:instrText xml:space="preserve"> ADDIN EN.CITE.DATA </w:instrText>
            </w:r>
            <w:r w:rsidR="004A6C0A">
              <w:fldChar w:fldCharType="end"/>
            </w:r>
            <w:r w:rsidR="005D6277">
              <w:fldChar w:fldCharType="separate"/>
            </w:r>
            <w:r w:rsidR="004A6C0A">
              <w:rPr>
                <w:noProof/>
              </w:rPr>
              <w:t>(52)</w:t>
            </w:r>
            <w:r w:rsidR="005D6277">
              <w:fldChar w:fldCharType="end"/>
            </w:r>
          </w:p>
        </w:tc>
        <w:tc>
          <w:tcPr>
            <w:tcW w:w="703" w:type="dxa"/>
            <w:vAlign w:val="center"/>
          </w:tcPr>
          <w:p w14:paraId="34A5D04F" w14:textId="78E5BEB4" w:rsidR="00577ADF" w:rsidRDefault="00B43370" w:rsidP="002112B6">
            <w:pPr>
              <w:spacing w:line="276" w:lineRule="auto"/>
              <w:jc w:val="center"/>
            </w:pPr>
            <w:r>
              <w:t>2015</w:t>
            </w:r>
          </w:p>
        </w:tc>
        <w:tc>
          <w:tcPr>
            <w:tcW w:w="1280" w:type="dxa"/>
            <w:tcBorders>
              <w:right w:val="double" w:sz="4" w:space="0" w:color="auto"/>
            </w:tcBorders>
            <w:vAlign w:val="center"/>
          </w:tcPr>
          <w:p w14:paraId="58352B42" w14:textId="34AE8BBA" w:rsidR="00577ADF" w:rsidRDefault="00B43370" w:rsidP="002112B6">
            <w:pPr>
              <w:spacing w:line="276" w:lineRule="auto"/>
              <w:jc w:val="center"/>
            </w:pPr>
            <w:r>
              <w:t>15</w:t>
            </w:r>
          </w:p>
        </w:tc>
        <w:tc>
          <w:tcPr>
            <w:tcW w:w="1200" w:type="dxa"/>
            <w:tcBorders>
              <w:left w:val="double" w:sz="4" w:space="0" w:color="auto"/>
            </w:tcBorders>
            <w:vAlign w:val="center"/>
          </w:tcPr>
          <w:p w14:paraId="0AC96489" w14:textId="31FA82B7" w:rsidR="00577ADF" w:rsidRDefault="00EE76F7" w:rsidP="002112B6">
            <w:pPr>
              <w:spacing w:line="276" w:lineRule="auto"/>
              <w:jc w:val="center"/>
            </w:pPr>
            <w:r>
              <w:t>Singh</w:t>
            </w:r>
            <w:r w:rsidR="00BE4279">
              <w:t xml:space="preserve"> et al. </w:t>
            </w:r>
            <w:r w:rsidR="00696D28">
              <w:fldChar w:fldCharType="begin">
                <w:fldData xml:space="preserve">PEVuZE5vdGU+PENpdGU+PEF1dGhvcj5TaW5naDwvQXV0aG9yPjxZZWFyPjIwMTk8L1llYXI+PFJl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</w:fldData>
              </w:fldChar>
            </w:r>
            <w:r w:rsidR="00696D28">
              <w:instrText xml:space="preserve"> ADDIN EN.CITE </w:instrText>
            </w:r>
            <w:r w:rsidR="00696D28">
              <w:fldChar w:fldCharType="begin">
                <w:fldData xml:space="preserve">PEVuZE5vdGU+PENpdGU+PEF1dGhvcj5TaW5naDwvQXV0aG9yPjxZZWFyPjIwMTk8L1llYXI+PFJl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</w:fldData>
              </w:fldChar>
            </w:r>
            <w:r w:rsidR="00696D28">
              <w:instrText xml:space="preserve"> ADDIN EN.CITE.DATA </w:instrText>
            </w:r>
            <w:r w:rsidR="00696D28">
              <w:fldChar w:fldCharType="end"/>
            </w:r>
            <w:r w:rsidR="00696D28">
              <w:fldChar w:fldCharType="separate"/>
            </w:r>
            <w:r w:rsidR="00696D28">
              <w:rPr>
                <w:noProof/>
              </w:rPr>
              <w:t>(42)</w:t>
            </w:r>
            <w:r w:rsidR="00696D28">
              <w:fldChar w:fldCharType="end"/>
            </w:r>
          </w:p>
        </w:tc>
        <w:tc>
          <w:tcPr>
            <w:tcW w:w="703" w:type="dxa"/>
            <w:vAlign w:val="center"/>
          </w:tcPr>
          <w:p w14:paraId="6B22A246" w14:textId="728844EB" w:rsidR="00577ADF" w:rsidRDefault="00BE4279" w:rsidP="002112B6">
            <w:pPr>
              <w:spacing w:line="276" w:lineRule="auto"/>
              <w:jc w:val="center"/>
            </w:pPr>
            <w:r>
              <w:t>2019</w:t>
            </w:r>
          </w:p>
        </w:tc>
        <w:tc>
          <w:tcPr>
            <w:tcW w:w="1280" w:type="dxa"/>
            <w:tcBorders>
              <w:right w:val="double" w:sz="4" w:space="0" w:color="auto"/>
            </w:tcBorders>
            <w:vAlign w:val="center"/>
          </w:tcPr>
          <w:p w14:paraId="2AB854B6" w14:textId="2300D173" w:rsidR="00577ADF" w:rsidRDefault="00BE4279" w:rsidP="002112B6">
            <w:pPr>
              <w:spacing w:line="276" w:lineRule="auto"/>
              <w:jc w:val="center"/>
            </w:pPr>
            <w:r>
              <w:t>174</w:t>
            </w:r>
          </w:p>
        </w:tc>
        <w:tc>
          <w:tcPr>
            <w:tcW w:w="1470" w:type="dxa"/>
            <w:tcBorders>
              <w:left w:val="double" w:sz="4" w:space="0" w:color="auto"/>
            </w:tcBorders>
            <w:vAlign w:val="center"/>
          </w:tcPr>
          <w:p w14:paraId="7C969890" w14:textId="08B78133" w:rsidR="00577ADF" w:rsidRDefault="002952EF" w:rsidP="002112B6">
            <w:pPr>
              <w:spacing w:line="276" w:lineRule="auto"/>
              <w:jc w:val="center"/>
            </w:pPr>
            <w:r>
              <w:t>Polte et al.</w:t>
            </w:r>
            <w:r w:rsidR="00895440">
              <w:t xml:space="preserve"> </w:t>
            </w:r>
            <w:r w:rsidR="00895440">
              <w:fldChar w:fldCharType="begin">
                <w:fldData xml:space="preserve">PEVuZE5vdGU+PENpdGU+PEF1dGhvcj5Qb2x0ZTwvQXV0aG9yPjxZZWFyPjIwMTc8L1llYXI+PFJl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</w:fldData>
              </w:fldChar>
            </w:r>
            <w:r w:rsidR="004A6C0A">
              <w:instrText xml:space="preserve"> ADDIN EN.CITE </w:instrText>
            </w:r>
            <w:r w:rsidR="004A6C0A">
              <w:fldChar w:fldCharType="begin">
                <w:fldData xml:space="preserve">PEVuZE5vdGU+PENpdGU+PEF1dGhvcj5Qb2x0ZTwvQXV0aG9yPjxZZWFyPjIwMTc8L1llYXI+PFJl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</w:fldData>
              </w:fldChar>
            </w:r>
            <w:r w:rsidR="004A6C0A">
              <w:instrText xml:space="preserve"> ADDIN EN.CITE.DATA </w:instrText>
            </w:r>
            <w:r w:rsidR="004A6C0A">
              <w:fldChar w:fldCharType="end"/>
            </w:r>
            <w:r w:rsidR="00895440">
              <w:fldChar w:fldCharType="separate"/>
            </w:r>
            <w:r w:rsidR="004A6C0A">
              <w:rPr>
                <w:noProof/>
              </w:rPr>
              <w:t>(53)</w:t>
            </w:r>
            <w:r w:rsidR="00895440">
              <w:fldChar w:fldCharType="end"/>
            </w:r>
          </w:p>
        </w:tc>
        <w:tc>
          <w:tcPr>
            <w:tcW w:w="703" w:type="dxa"/>
            <w:vAlign w:val="center"/>
          </w:tcPr>
          <w:p w14:paraId="3867D356" w14:textId="4BBF2EF6" w:rsidR="00577ADF" w:rsidRDefault="00895440" w:rsidP="002112B6">
            <w:pPr>
              <w:spacing w:line="276" w:lineRule="auto"/>
              <w:jc w:val="center"/>
            </w:pPr>
            <w:r>
              <w:t>2017</w:t>
            </w:r>
          </w:p>
        </w:tc>
        <w:tc>
          <w:tcPr>
            <w:tcW w:w="1279" w:type="dxa"/>
            <w:vAlign w:val="center"/>
          </w:tcPr>
          <w:p w14:paraId="02234A03" w14:textId="553CECF2" w:rsidR="00577ADF" w:rsidRDefault="002952EF" w:rsidP="002112B6">
            <w:pPr>
              <w:spacing w:line="276" w:lineRule="auto"/>
              <w:jc w:val="center"/>
            </w:pPr>
            <w:r>
              <w:t>40</w:t>
            </w:r>
          </w:p>
        </w:tc>
      </w:tr>
      <w:tr w:rsidR="008D7CC7" w14:paraId="66058F57" w14:textId="77777777" w:rsidTr="00BF1F13">
        <w:tc>
          <w:tcPr>
            <w:tcW w:w="1145" w:type="dxa"/>
            <w:vAlign w:val="center"/>
          </w:tcPr>
          <w:p w14:paraId="5174B06A" w14:textId="246D965C" w:rsidR="00577ADF" w:rsidRDefault="002E348A" w:rsidP="002112B6">
            <w:pPr>
              <w:spacing w:line="276" w:lineRule="auto"/>
              <w:jc w:val="center"/>
            </w:pPr>
            <w:r>
              <w:t xml:space="preserve">Edwards et al. </w:t>
            </w:r>
            <w:r w:rsidR="00F44693">
              <w:fldChar w:fldCharType="begin">
                <w:fldData xml:space="preserve">PEVuZE5vdGU+PENpdGU+PEF1dGhvcj5FZHdhcmRzPC9BdXRob3I+PFllYXI+MjAxNDwvWWVhcj48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</w:fldData>
              </w:fldChar>
            </w:r>
            <w:r w:rsidR="00F44693">
              <w:instrText xml:space="preserve"> ADDIN EN.CITE </w:instrText>
            </w:r>
            <w:r w:rsidR="00F44693">
              <w:fldChar w:fldCharType="begin">
                <w:fldData xml:space="preserve">PEVuZE5vdGU+PENpdGU+PEF1dGhvcj5FZHdhcmRzPC9BdXRob3I+PFllYXI+MjAxNDwvWWVhcj48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</w:fldData>
              </w:fldChar>
            </w:r>
            <w:r w:rsidR="00F44693">
              <w:instrText xml:space="preserve"> ADDIN EN.CITE.DATA </w:instrText>
            </w:r>
            <w:r w:rsidR="00F44693">
              <w:fldChar w:fldCharType="end"/>
            </w:r>
            <w:r w:rsidR="00F44693">
              <w:fldChar w:fldCharType="separate"/>
            </w:r>
            <w:r w:rsidR="00F44693">
              <w:rPr>
                <w:noProof/>
              </w:rPr>
              <w:t>(25)</w:t>
            </w:r>
            <w:r w:rsidR="00F44693">
              <w:fldChar w:fldCharType="end"/>
            </w:r>
          </w:p>
        </w:tc>
        <w:tc>
          <w:tcPr>
            <w:tcW w:w="703" w:type="dxa"/>
            <w:vAlign w:val="center"/>
          </w:tcPr>
          <w:p w14:paraId="04A0A874" w14:textId="3EB5B9B9" w:rsidR="00577ADF" w:rsidRDefault="002E348A" w:rsidP="002112B6">
            <w:pPr>
              <w:spacing w:line="276" w:lineRule="auto"/>
              <w:jc w:val="center"/>
            </w:pPr>
            <w:r>
              <w:t>2014</w:t>
            </w:r>
          </w:p>
        </w:tc>
        <w:tc>
          <w:tcPr>
            <w:tcW w:w="1280" w:type="dxa"/>
            <w:tcBorders>
              <w:right w:val="double" w:sz="4" w:space="0" w:color="auto"/>
            </w:tcBorders>
            <w:vAlign w:val="center"/>
          </w:tcPr>
          <w:p w14:paraId="226B2ABB" w14:textId="6988810F" w:rsidR="00577ADF" w:rsidRDefault="002E348A" w:rsidP="002112B6">
            <w:pPr>
              <w:spacing w:line="276" w:lineRule="auto"/>
              <w:jc w:val="center"/>
            </w:pPr>
            <w:r>
              <w:t>35</w:t>
            </w:r>
          </w:p>
        </w:tc>
        <w:tc>
          <w:tcPr>
            <w:tcW w:w="1200" w:type="dxa"/>
            <w:tcBorders>
              <w:left w:val="double" w:sz="4" w:space="0" w:color="auto"/>
            </w:tcBorders>
            <w:vAlign w:val="center"/>
          </w:tcPr>
          <w:p w14:paraId="04531171" w14:textId="014F487A" w:rsidR="00577ADF" w:rsidRDefault="00186FB1" w:rsidP="002112B6">
            <w:pPr>
              <w:spacing w:line="276" w:lineRule="auto"/>
              <w:jc w:val="center"/>
            </w:pPr>
            <w:r>
              <w:t>Everett et al.</w:t>
            </w:r>
            <w:r w:rsidR="00955F3C">
              <w:t xml:space="preserve"> </w:t>
            </w:r>
            <w:r w:rsidR="00955F3C">
              <w:fldChar w:fldCharType="begin">
                <w:fldData xml:space="preserve">PEVuZE5vdGU+PENpdGU+PEF1dGhvcj5FdmVyZXR0PC9BdXRob3I+PFllYXI+MjAxODwvWWVhcj48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</w:fldData>
              </w:fldChar>
            </w:r>
            <w:r w:rsidR="00955F3C">
              <w:instrText xml:space="preserve"> ADDIN EN.CITE </w:instrText>
            </w:r>
            <w:r w:rsidR="00955F3C">
              <w:fldChar w:fldCharType="begin">
                <w:fldData xml:space="preserve">PEVuZE5vdGU+PENpdGU+PEF1dGhvcj5FdmVyZXR0PC9BdXRob3I+PFllYXI+MjAxODwvWWVhcj48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</w:fldData>
              </w:fldChar>
            </w:r>
            <w:r w:rsidR="00955F3C">
              <w:instrText xml:space="preserve"> ADDIN EN.CITE.DATA </w:instrText>
            </w:r>
            <w:r w:rsidR="00955F3C">
              <w:fldChar w:fldCharType="end"/>
            </w:r>
            <w:r w:rsidR="00955F3C">
              <w:fldChar w:fldCharType="separate"/>
            </w:r>
            <w:r w:rsidR="00955F3C">
              <w:rPr>
                <w:noProof/>
              </w:rPr>
              <w:t>(39)</w:t>
            </w:r>
            <w:r w:rsidR="00955F3C">
              <w:fldChar w:fldCharType="end"/>
            </w:r>
          </w:p>
        </w:tc>
        <w:tc>
          <w:tcPr>
            <w:tcW w:w="703" w:type="dxa"/>
            <w:vAlign w:val="center"/>
          </w:tcPr>
          <w:p w14:paraId="01D0D6CC" w14:textId="3CDD063A" w:rsidR="00577ADF" w:rsidRDefault="00186FB1" w:rsidP="002112B6">
            <w:pPr>
              <w:spacing w:line="276" w:lineRule="auto"/>
              <w:jc w:val="center"/>
            </w:pPr>
            <w:r>
              <w:t>2018</w:t>
            </w:r>
          </w:p>
        </w:tc>
        <w:tc>
          <w:tcPr>
            <w:tcW w:w="1280" w:type="dxa"/>
            <w:tcBorders>
              <w:right w:val="double" w:sz="4" w:space="0" w:color="auto"/>
            </w:tcBorders>
            <w:vAlign w:val="center"/>
          </w:tcPr>
          <w:p w14:paraId="43CD132C" w14:textId="3E95E7F0" w:rsidR="00577ADF" w:rsidRDefault="003335E8" w:rsidP="002112B6">
            <w:pPr>
              <w:spacing w:line="276" w:lineRule="auto"/>
              <w:jc w:val="center"/>
            </w:pPr>
            <w:r>
              <w:t>61</w:t>
            </w:r>
          </w:p>
        </w:tc>
        <w:tc>
          <w:tcPr>
            <w:tcW w:w="1470" w:type="dxa"/>
            <w:tcBorders>
              <w:left w:val="double" w:sz="4" w:space="0" w:color="auto"/>
            </w:tcBorders>
            <w:vAlign w:val="center"/>
          </w:tcPr>
          <w:p w14:paraId="2D654845" w14:textId="7A9E2CA4" w:rsidR="00577ADF" w:rsidRDefault="00870A9F" w:rsidP="002112B6">
            <w:pPr>
              <w:spacing w:line="276" w:lineRule="auto"/>
              <w:jc w:val="center"/>
            </w:pPr>
            <w:r>
              <w:t xml:space="preserve">Myerson et al. </w:t>
            </w:r>
            <w:r w:rsidR="00EC347F">
              <w:fldChar w:fldCharType="begin">
                <w:fldData xml:space="preserve">PEVuZE5vdGU+PENpdGU+PEF1dGhvcj5NeWVyc29uPC9BdXRob3I+PFllYXI+MjAxNjwvWWVhcj48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</w:fldData>
              </w:fldChar>
            </w:r>
            <w:r w:rsidR="00EC347F">
              <w:instrText xml:space="preserve"> ADDIN EN.CITE </w:instrText>
            </w:r>
            <w:r w:rsidR="00EC347F">
              <w:fldChar w:fldCharType="begin">
                <w:fldData xml:space="preserve">PEVuZE5vdGU+PENpdGU+PEF1dGhvcj5NeWVyc29uPC9BdXRob3I+PFllYXI+MjAxNjwvWWVhcj48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</w:fldData>
              </w:fldChar>
            </w:r>
            <w:r w:rsidR="00EC347F">
              <w:instrText xml:space="preserve"> ADDIN EN.CITE.DATA </w:instrText>
            </w:r>
            <w:r w:rsidR="00EC347F">
              <w:fldChar w:fldCharType="end"/>
            </w:r>
            <w:r w:rsidR="00EC347F">
              <w:fldChar w:fldCharType="separate"/>
            </w:r>
            <w:r w:rsidR="00EC347F">
              <w:rPr>
                <w:noProof/>
              </w:rPr>
              <w:t>(45)</w:t>
            </w:r>
            <w:r w:rsidR="00EC347F">
              <w:fldChar w:fldCharType="end"/>
            </w:r>
          </w:p>
        </w:tc>
        <w:tc>
          <w:tcPr>
            <w:tcW w:w="703" w:type="dxa"/>
            <w:vAlign w:val="center"/>
          </w:tcPr>
          <w:p w14:paraId="21923BE9" w14:textId="6CC36F23" w:rsidR="00577ADF" w:rsidRDefault="00EC347F" w:rsidP="002112B6">
            <w:pPr>
              <w:spacing w:line="276" w:lineRule="auto"/>
              <w:jc w:val="center"/>
            </w:pPr>
            <w:r>
              <w:t>2016</w:t>
            </w:r>
          </w:p>
        </w:tc>
        <w:tc>
          <w:tcPr>
            <w:tcW w:w="1279" w:type="dxa"/>
            <w:vAlign w:val="center"/>
          </w:tcPr>
          <w:p w14:paraId="02112002" w14:textId="123E8833" w:rsidR="00577ADF" w:rsidRDefault="00863CFE" w:rsidP="002112B6">
            <w:pPr>
              <w:spacing w:line="276" w:lineRule="auto"/>
              <w:jc w:val="center"/>
            </w:pPr>
            <w:r>
              <w:t>152</w:t>
            </w:r>
          </w:p>
        </w:tc>
      </w:tr>
      <w:tr w:rsidR="008D7CC7" w14:paraId="653962A3" w14:textId="77777777" w:rsidTr="00BF1F13">
        <w:tc>
          <w:tcPr>
            <w:tcW w:w="1145" w:type="dxa"/>
            <w:vAlign w:val="center"/>
          </w:tcPr>
          <w:p w14:paraId="7E58F9A9" w14:textId="5F51C1DB" w:rsidR="00577ADF" w:rsidRDefault="008423C9" w:rsidP="002112B6">
            <w:pPr>
              <w:spacing w:line="276" w:lineRule="auto"/>
              <w:jc w:val="center"/>
            </w:pPr>
            <w:r>
              <w:t xml:space="preserve">Chin et al. </w:t>
            </w:r>
            <w:r w:rsidR="002E2611">
              <w:fldChar w:fldCharType="begin">
                <w:fldData xml:space="preserve">PEVuZE5vdGU+PENpdGU+PEF1dGhvcj5DaGluPC9BdXRob3I+PFllYXI+MjAxNDwvWWVhcj48UmVj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</w:fldData>
              </w:fldChar>
            </w:r>
            <w:r w:rsidR="002E2611">
              <w:instrText xml:space="preserve"> ADDIN EN.CITE </w:instrText>
            </w:r>
            <w:r w:rsidR="002E2611">
              <w:fldChar w:fldCharType="begin">
                <w:fldData xml:space="preserve">PEVuZE5vdGU+PENpdGU+PEF1dGhvcj5DaGluPC9BdXRob3I+PFllYXI+MjAxNDwvWWVhcj48UmVj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</w:fldData>
              </w:fldChar>
            </w:r>
            <w:r w:rsidR="002E2611">
              <w:instrText xml:space="preserve"> ADDIN EN.CITE.DATA </w:instrText>
            </w:r>
            <w:r w:rsidR="002E2611">
              <w:fldChar w:fldCharType="end"/>
            </w:r>
            <w:r w:rsidR="002E2611">
              <w:fldChar w:fldCharType="separate"/>
            </w:r>
            <w:r w:rsidR="002E2611">
              <w:rPr>
                <w:noProof/>
              </w:rPr>
              <w:t>(35)</w:t>
            </w:r>
            <w:r w:rsidR="002E2611">
              <w:fldChar w:fldCharType="end"/>
            </w:r>
          </w:p>
        </w:tc>
        <w:tc>
          <w:tcPr>
            <w:tcW w:w="703" w:type="dxa"/>
            <w:vAlign w:val="center"/>
          </w:tcPr>
          <w:p w14:paraId="366EBF4F" w14:textId="1CEF2E8D" w:rsidR="00577ADF" w:rsidRDefault="008423C9" w:rsidP="002112B6">
            <w:pPr>
              <w:spacing w:line="276" w:lineRule="auto"/>
              <w:jc w:val="center"/>
            </w:pPr>
            <w:r>
              <w:t>2014</w:t>
            </w:r>
          </w:p>
        </w:tc>
        <w:tc>
          <w:tcPr>
            <w:tcW w:w="1280" w:type="dxa"/>
            <w:tcBorders>
              <w:right w:val="double" w:sz="4" w:space="0" w:color="auto"/>
            </w:tcBorders>
            <w:vAlign w:val="center"/>
          </w:tcPr>
          <w:p w14:paraId="51ADF75D" w14:textId="1DC42302" w:rsidR="00577ADF" w:rsidRDefault="008423C9" w:rsidP="002112B6">
            <w:pPr>
              <w:spacing w:line="276" w:lineRule="auto"/>
              <w:jc w:val="center"/>
            </w:pPr>
            <w:r>
              <w:t>33</w:t>
            </w:r>
          </w:p>
        </w:tc>
        <w:tc>
          <w:tcPr>
            <w:tcW w:w="1200" w:type="dxa"/>
            <w:tcBorders>
              <w:left w:val="double" w:sz="4" w:space="0" w:color="auto"/>
            </w:tcBorders>
            <w:vAlign w:val="center"/>
          </w:tcPr>
          <w:p w14:paraId="19F7976F" w14:textId="12019CCE" w:rsidR="00577ADF" w:rsidRDefault="00E9112F" w:rsidP="002112B6">
            <w:pPr>
              <w:spacing w:line="276" w:lineRule="auto"/>
              <w:jc w:val="center"/>
            </w:pPr>
            <w:r>
              <w:t>Chin et al.</w:t>
            </w:r>
            <w:r w:rsidR="00892D0C">
              <w:t xml:space="preserve"> </w:t>
            </w:r>
            <w:r w:rsidR="00A06F34">
              <w:fldChar w:fldCharType="begin">
                <w:fldData xml:space="preserve">PEVuZE5vdGU+PENpdGU+PEF1dGhvcj5DaGluPC9BdXRob3I+PFllYXI+MjAxNDwvWWVhcj48UmVj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</w:fldData>
              </w:fldChar>
            </w:r>
            <w:r w:rsidR="00A06F34">
              <w:instrText xml:space="preserve"> ADDIN EN.CITE </w:instrText>
            </w:r>
            <w:r w:rsidR="00A06F34">
              <w:fldChar w:fldCharType="begin">
                <w:fldData xml:space="preserve">PEVuZE5vdGU+PENpdGU+PEF1dGhvcj5DaGluPC9BdXRob3I+PFllYXI+MjAxNDwvWWVhcj48UmVj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</w:fldData>
              </w:fldChar>
            </w:r>
            <w:r w:rsidR="00A06F34">
              <w:instrText xml:space="preserve"> ADDIN EN.CITE.DATA </w:instrText>
            </w:r>
            <w:r w:rsidR="00A06F34">
              <w:fldChar w:fldCharType="end"/>
            </w:r>
            <w:r w:rsidR="00A06F34">
              <w:fldChar w:fldCharType="separate"/>
            </w:r>
            <w:r w:rsidR="00A06F34">
              <w:rPr>
                <w:noProof/>
              </w:rPr>
              <w:t>(35)</w:t>
            </w:r>
            <w:r w:rsidR="00A06F34">
              <w:fldChar w:fldCharType="end"/>
            </w:r>
          </w:p>
        </w:tc>
        <w:tc>
          <w:tcPr>
            <w:tcW w:w="703" w:type="dxa"/>
            <w:vAlign w:val="center"/>
          </w:tcPr>
          <w:p w14:paraId="4A793F56" w14:textId="31133818" w:rsidR="00577ADF" w:rsidRDefault="00E9112F" w:rsidP="002112B6">
            <w:pPr>
              <w:spacing w:line="276" w:lineRule="auto"/>
              <w:jc w:val="center"/>
            </w:pPr>
            <w:r>
              <w:t>2014</w:t>
            </w:r>
          </w:p>
        </w:tc>
        <w:tc>
          <w:tcPr>
            <w:tcW w:w="1280" w:type="dxa"/>
            <w:tcBorders>
              <w:right w:val="double" w:sz="4" w:space="0" w:color="auto"/>
            </w:tcBorders>
            <w:vAlign w:val="center"/>
          </w:tcPr>
          <w:p w14:paraId="287FA10F" w14:textId="075B2DDB" w:rsidR="00577ADF" w:rsidRDefault="003A5B23" w:rsidP="002112B6">
            <w:pPr>
              <w:spacing w:line="276" w:lineRule="auto"/>
              <w:jc w:val="center"/>
            </w:pPr>
            <w:r>
              <w:t>133</w:t>
            </w:r>
          </w:p>
        </w:tc>
        <w:tc>
          <w:tcPr>
            <w:tcW w:w="1470" w:type="dxa"/>
            <w:tcBorders>
              <w:left w:val="double" w:sz="4" w:space="0" w:color="auto"/>
            </w:tcBorders>
            <w:vAlign w:val="center"/>
          </w:tcPr>
          <w:p w14:paraId="4352759F" w14:textId="2E2483C3" w:rsidR="00577ADF" w:rsidRDefault="00863CFE" w:rsidP="002112B6">
            <w:pPr>
              <w:spacing w:line="276" w:lineRule="auto"/>
              <w:jc w:val="center"/>
            </w:pPr>
            <w:r>
              <w:t xml:space="preserve">Edwards et al. </w:t>
            </w:r>
            <w:r w:rsidR="003D3DF5">
              <w:fldChar w:fldCharType="begin">
                <w:fldData xml:space="preserve">PEVuZE5vdGU+PENpdGU+PEF1dGhvcj5FZHdhcmRzPC9BdXRob3I+PFllYXI+MjAxNDwvWWVhcj48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</w:fldData>
              </w:fldChar>
            </w:r>
            <w:r w:rsidR="003D3DF5">
              <w:instrText xml:space="preserve"> ADDIN EN.CITE </w:instrText>
            </w:r>
            <w:r w:rsidR="003D3DF5">
              <w:fldChar w:fldCharType="begin">
                <w:fldData xml:space="preserve">PEVuZE5vdGU+PENpdGU+PEF1dGhvcj5FZHdhcmRzPC9BdXRob3I+PFllYXI+MjAxNDwvWWVhcj48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</w:fldData>
              </w:fldChar>
            </w:r>
            <w:r w:rsidR="003D3DF5">
              <w:instrText xml:space="preserve"> ADDIN EN.CITE.DATA </w:instrText>
            </w:r>
            <w:r w:rsidR="003D3DF5">
              <w:fldChar w:fldCharType="end"/>
            </w:r>
            <w:r w:rsidR="003D3DF5">
              <w:fldChar w:fldCharType="separate"/>
            </w:r>
            <w:r w:rsidR="003D3DF5">
              <w:rPr>
                <w:noProof/>
              </w:rPr>
              <w:t>(25)</w:t>
            </w:r>
            <w:r w:rsidR="003D3DF5">
              <w:fldChar w:fldCharType="end"/>
            </w:r>
          </w:p>
        </w:tc>
        <w:tc>
          <w:tcPr>
            <w:tcW w:w="703" w:type="dxa"/>
            <w:vAlign w:val="center"/>
          </w:tcPr>
          <w:p w14:paraId="4D771EF1" w14:textId="3375623B" w:rsidR="00577ADF" w:rsidRDefault="00863CFE" w:rsidP="002112B6">
            <w:pPr>
              <w:spacing w:line="276" w:lineRule="auto"/>
              <w:jc w:val="center"/>
            </w:pPr>
            <w:r>
              <w:t>2014</w:t>
            </w:r>
          </w:p>
        </w:tc>
        <w:tc>
          <w:tcPr>
            <w:tcW w:w="1279" w:type="dxa"/>
            <w:vAlign w:val="center"/>
          </w:tcPr>
          <w:p w14:paraId="6DEAD6A5" w14:textId="1B51AC82" w:rsidR="00577ADF" w:rsidRDefault="0096477A" w:rsidP="002112B6">
            <w:pPr>
              <w:spacing w:line="276" w:lineRule="auto"/>
              <w:jc w:val="center"/>
            </w:pPr>
            <w:r>
              <w:t>35</w:t>
            </w:r>
          </w:p>
        </w:tc>
      </w:tr>
      <w:tr w:rsidR="004212E9" w14:paraId="0F4D6AC6" w14:textId="77777777" w:rsidTr="00BF1F13">
        <w:tc>
          <w:tcPr>
            <w:tcW w:w="1145" w:type="dxa"/>
            <w:vAlign w:val="center"/>
          </w:tcPr>
          <w:p w14:paraId="47CDE52E" w14:textId="40D4C76E" w:rsidR="00A06F34" w:rsidRDefault="00A06F34" w:rsidP="002112B6">
            <w:pPr>
              <w:spacing w:line="276" w:lineRule="auto"/>
              <w:jc w:val="center"/>
            </w:pPr>
            <w:r w:rsidRPr="00E27CD5">
              <w:t>Barone-Rochette</w:t>
            </w:r>
            <w:r>
              <w:t xml:space="preserve"> et al. </w:t>
            </w:r>
            <w:r>
              <w:fldChar w:fldCharType="begin">
                <w:fldData xml:space="preserve">PEVuZE5vdGU+PENpdGU+PEF1dGhvcj5CYXJvbmUtUm9jaGV0dGU8L0F1dGhvcj48WWVhcj4yMDEz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</w:fldData>
              </w:fldChar>
            </w:r>
            <w:r>
              <w:instrText xml:space="preserve"> ADDIN EN.CITE </w:instrText>
            </w:r>
            <w:r>
              <w:fldChar w:fldCharType="begin">
                <w:fldData xml:space="preserve">PEVuZE5vdGU+PENpdGU+PEF1dGhvcj5CYXJvbmUtUm9jaGV0dGU8L0F1dGhvcj48WWVhcj4yMDEz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</w:fldData>
              </w:fldChar>
            </w:r>
            <w:r>
              <w:instrText xml:space="preserve"> ADDIN EN.CITE.DATA </w:instrText>
            </w:r>
            <w:r>
              <w:fldChar w:fldCharType="end"/>
            </w:r>
            <w:r>
              <w:fldChar w:fldCharType="separate"/>
            </w:r>
            <w:r>
              <w:rPr>
                <w:noProof/>
              </w:rPr>
              <w:t>(38)</w:t>
            </w:r>
            <w:r>
              <w:fldChar w:fldCharType="end"/>
            </w:r>
          </w:p>
        </w:tc>
        <w:tc>
          <w:tcPr>
            <w:tcW w:w="703" w:type="dxa"/>
            <w:vAlign w:val="center"/>
          </w:tcPr>
          <w:p w14:paraId="40DE01D5" w14:textId="385E59DF" w:rsidR="00A06F34" w:rsidRDefault="00A06F34" w:rsidP="002112B6">
            <w:pPr>
              <w:spacing w:line="276" w:lineRule="auto"/>
              <w:jc w:val="center"/>
            </w:pPr>
            <w:r>
              <w:t>2013</w:t>
            </w:r>
          </w:p>
        </w:tc>
        <w:tc>
          <w:tcPr>
            <w:tcW w:w="1280" w:type="dxa"/>
            <w:tcBorders>
              <w:right w:val="double" w:sz="4" w:space="0" w:color="auto"/>
            </w:tcBorders>
            <w:vAlign w:val="center"/>
          </w:tcPr>
          <w:p w14:paraId="1FF92657" w14:textId="5E07C50F" w:rsidR="00A06F34" w:rsidRDefault="00A06F34" w:rsidP="002112B6">
            <w:pPr>
              <w:spacing w:line="276" w:lineRule="auto"/>
              <w:jc w:val="center"/>
            </w:pPr>
            <w:r>
              <w:t>20</w:t>
            </w:r>
          </w:p>
        </w:tc>
        <w:tc>
          <w:tcPr>
            <w:tcW w:w="1200" w:type="dxa"/>
            <w:tcBorders>
              <w:left w:val="double" w:sz="4" w:space="0" w:color="auto"/>
            </w:tcBorders>
            <w:vAlign w:val="center"/>
          </w:tcPr>
          <w:p w14:paraId="3440A8E7" w14:textId="183186B2" w:rsidR="00A06F34" w:rsidRDefault="00A06F34" w:rsidP="002112B6">
            <w:pPr>
              <w:spacing w:line="276" w:lineRule="auto"/>
              <w:jc w:val="center"/>
            </w:pPr>
            <w:r w:rsidRPr="00E27CD5">
              <w:t>Barone-Rochette</w:t>
            </w:r>
            <w:r>
              <w:t xml:space="preserve"> et al. </w:t>
            </w:r>
            <w:r>
              <w:fldChar w:fldCharType="begin">
                <w:fldData xml:space="preserve">PEVuZE5vdGU+PENpdGU+PEF1dGhvcj5CYXJvbmUtUm9jaGV0dGU8L0F1dGhvcj48WWVhcj4yMDEz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</w:fldData>
              </w:fldChar>
            </w:r>
            <w:r>
              <w:instrText xml:space="preserve"> ADDIN EN.CITE </w:instrText>
            </w:r>
            <w:r>
              <w:fldChar w:fldCharType="begin">
                <w:fldData xml:space="preserve">PEVuZE5vdGU+PENpdGU+PEF1dGhvcj5CYXJvbmUtUm9jaGV0dGU8L0F1dGhvcj48WWVhcj4yMDEz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</w:fldData>
              </w:fldChar>
            </w:r>
            <w:r>
              <w:instrText xml:space="preserve"> ADDIN EN.CITE.DATA </w:instrText>
            </w:r>
            <w:r>
              <w:fldChar w:fldCharType="end"/>
            </w:r>
            <w:r>
              <w:fldChar w:fldCharType="separate"/>
            </w:r>
            <w:r>
              <w:rPr>
                <w:noProof/>
              </w:rPr>
              <w:t>(38)</w:t>
            </w:r>
            <w:r>
              <w:fldChar w:fldCharType="end"/>
            </w:r>
          </w:p>
        </w:tc>
        <w:tc>
          <w:tcPr>
            <w:tcW w:w="703" w:type="dxa"/>
            <w:vAlign w:val="center"/>
          </w:tcPr>
          <w:p w14:paraId="2F9C82D5" w14:textId="1EFF806B" w:rsidR="00A06F34" w:rsidRDefault="00A06F34" w:rsidP="002112B6">
            <w:pPr>
              <w:spacing w:line="276" w:lineRule="auto"/>
              <w:jc w:val="center"/>
            </w:pPr>
            <w:r>
              <w:t>2013</w:t>
            </w:r>
          </w:p>
        </w:tc>
        <w:tc>
          <w:tcPr>
            <w:tcW w:w="1280" w:type="dxa"/>
            <w:tcBorders>
              <w:right w:val="double" w:sz="4" w:space="0" w:color="auto"/>
            </w:tcBorders>
            <w:vAlign w:val="center"/>
          </w:tcPr>
          <w:p w14:paraId="2253E1D9" w14:textId="5A75931B" w:rsidR="00A06F34" w:rsidRDefault="00EF17B0" w:rsidP="002112B6">
            <w:pPr>
              <w:spacing w:line="276" w:lineRule="auto"/>
              <w:jc w:val="center"/>
            </w:pPr>
            <w:r>
              <w:t>128</w:t>
            </w:r>
          </w:p>
        </w:tc>
        <w:tc>
          <w:tcPr>
            <w:tcW w:w="1470" w:type="dxa"/>
            <w:tcBorders>
              <w:left w:val="double" w:sz="4" w:space="0" w:color="auto"/>
            </w:tcBorders>
            <w:vAlign w:val="center"/>
          </w:tcPr>
          <w:p w14:paraId="070C0BB7" w14:textId="0D8A6D87" w:rsidR="00A06F34" w:rsidRDefault="0096477A" w:rsidP="002112B6">
            <w:pPr>
              <w:spacing w:line="276" w:lineRule="auto"/>
              <w:jc w:val="center"/>
            </w:pPr>
            <w:r>
              <w:t xml:space="preserve">Schiros et al. </w:t>
            </w:r>
            <w:r w:rsidR="00A70EF6">
              <w:fldChar w:fldCharType="begin">
                <w:fldData xml:space="preserve">PEVuZE5vdGU+PENpdGU+PEF1dGhvcj5TY2hpcm9zPC9BdXRob3I+PFllYXI+MjAxMjwvWWVhcj48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</w:fldData>
              </w:fldChar>
            </w:r>
            <w:r w:rsidR="004A6C0A">
              <w:instrText xml:space="preserve"> ADDIN EN.CITE </w:instrText>
            </w:r>
            <w:r w:rsidR="004A6C0A">
              <w:fldChar w:fldCharType="begin">
                <w:fldData xml:space="preserve">PEVuZE5vdGU+PENpdGU+PEF1dGhvcj5TY2hpcm9zPC9BdXRob3I+PFllYXI+MjAxMjwvWWVhcj48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</w:fldData>
              </w:fldChar>
            </w:r>
            <w:r w:rsidR="004A6C0A">
              <w:instrText xml:space="preserve"> ADDIN EN.CITE.DATA </w:instrText>
            </w:r>
            <w:r w:rsidR="004A6C0A">
              <w:fldChar w:fldCharType="end"/>
            </w:r>
            <w:r w:rsidR="00A70EF6">
              <w:fldChar w:fldCharType="separate"/>
            </w:r>
            <w:r w:rsidR="004A6C0A">
              <w:rPr>
                <w:noProof/>
              </w:rPr>
              <w:t>(54)</w:t>
            </w:r>
            <w:r w:rsidR="00A70EF6">
              <w:fldChar w:fldCharType="end"/>
            </w:r>
          </w:p>
        </w:tc>
        <w:tc>
          <w:tcPr>
            <w:tcW w:w="703" w:type="dxa"/>
            <w:vAlign w:val="center"/>
          </w:tcPr>
          <w:p w14:paraId="742A22B3" w14:textId="37146234" w:rsidR="00A06F34" w:rsidRDefault="00A70EF6" w:rsidP="002112B6">
            <w:pPr>
              <w:spacing w:line="276" w:lineRule="auto"/>
              <w:jc w:val="center"/>
            </w:pPr>
            <w:r>
              <w:t>2012</w:t>
            </w:r>
          </w:p>
        </w:tc>
        <w:tc>
          <w:tcPr>
            <w:tcW w:w="1279" w:type="dxa"/>
            <w:vAlign w:val="center"/>
          </w:tcPr>
          <w:p w14:paraId="0F822836" w14:textId="56901567" w:rsidR="00A06F34" w:rsidRDefault="00C62AE6" w:rsidP="002112B6">
            <w:pPr>
              <w:spacing w:line="276" w:lineRule="auto"/>
              <w:jc w:val="center"/>
            </w:pPr>
            <w:r>
              <w:t>94</w:t>
            </w:r>
          </w:p>
        </w:tc>
      </w:tr>
      <w:tr w:rsidR="00742955" w14:paraId="0BE5D7A0" w14:textId="77777777" w:rsidTr="00BF1F13">
        <w:tc>
          <w:tcPr>
            <w:tcW w:w="1145" w:type="dxa"/>
            <w:tcBorders>
              <w:bottom w:val="double" w:sz="4" w:space="0" w:color="auto"/>
            </w:tcBorders>
            <w:vAlign w:val="center"/>
          </w:tcPr>
          <w:p w14:paraId="4E5E436A" w14:textId="560CF5DC" w:rsidR="00A06F34" w:rsidRDefault="00A06F34" w:rsidP="002112B6">
            <w:pPr>
              <w:spacing w:line="276" w:lineRule="auto"/>
              <w:jc w:val="center"/>
            </w:pPr>
            <w:r>
              <w:t xml:space="preserve">Schiros et al. </w:t>
            </w:r>
            <w:r>
              <w:fldChar w:fldCharType="begin">
                <w:fldData xml:space="preserve">PEVuZE5vdGU+PENpdGU+PEF1dGhvcj5TY2hpcm9zPC9BdXRob3I+PFllYXI+MjAxMjwvWWVhcj48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</w:fldData>
              </w:fldChar>
            </w:r>
            <w:r w:rsidR="004A6C0A">
              <w:instrText xml:space="preserve"> ADDIN EN.CITE </w:instrText>
            </w:r>
            <w:r w:rsidR="004A6C0A">
              <w:fldChar w:fldCharType="begin">
                <w:fldData xml:space="preserve">PEVuZE5vdGU+PENpdGU+PEF1dGhvcj5TY2hpcm9zPC9BdXRob3I+PFllYXI+MjAxMjwvWWVhcj48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</w:fldData>
              </w:fldChar>
            </w:r>
            <w:r w:rsidR="004A6C0A">
              <w:instrText xml:space="preserve"> ADDIN EN.CITE.DATA </w:instrText>
            </w:r>
            <w:r w:rsidR="004A6C0A">
              <w:fldChar w:fldCharType="end"/>
            </w:r>
            <w:r>
              <w:fldChar w:fldCharType="separate"/>
            </w:r>
            <w:r w:rsidR="004A6C0A">
              <w:rPr>
                <w:noProof/>
              </w:rPr>
              <w:t>(54)</w:t>
            </w:r>
            <w:r>
              <w:fldChar w:fldCharType="end"/>
            </w:r>
          </w:p>
        </w:tc>
        <w:tc>
          <w:tcPr>
            <w:tcW w:w="703" w:type="dxa"/>
            <w:tcBorders>
              <w:bottom w:val="double" w:sz="4" w:space="0" w:color="auto"/>
            </w:tcBorders>
            <w:vAlign w:val="center"/>
          </w:tcPr>
          <w:p w14:paraId="114D22DC" w14:textId="1D14A05C" w:rsidR="00A06F34" w:rsidRDefault="00A06F34" w:rsidP="002112B6">
            <w:pPr>
              <w:spacing w:line="276" w:lineRule="auto"/>
              <w:jc w:val="center"/>
            </w:pPr>
            <w:r>
              <w:t>2012</w:t>
            </w:r>
          </w:p>
        </w:tc>
        <w:tc>
          <w:tcPr>
            <w:tcW w:w="1280" w:type="dxa"/>
            <w:tcBorders>
              <w:bottom w:val="double" w:sz="4" w:space="0" w:color="auto"/>
              <w:right w:val="double" w:sz="4" w:space="0" w:color="auto"/>
            </w:tcBorders>
            <w:vAlign w:val="center"/>
          </w:tcPr>
          <w:p w14:paraId="573F143B" w14:textId="53008449" w:rsidR="00A06F34" w:rsidRDefault="00A06F34" w:rsidP="002112B6">
            <w:pPr>
              <w:spacing w:line="276" w:lineRule="auto"/>
              <w:jc w:val="center"/>
            </w:pPr>
            <w:r>
              <w:t>51</w:t>
            </w:r>
          </w:p>
        </w:tc>
        <w:tc>
          <w:tcPr>
            <w:tcW w:w="1200" w:type="dxa"/>
            <w:tcBorders>
              <w:left w:val="double" w:sz="4" w:space="0" w:color="auto"/>
              <w:bottom w:val="double" w:sz="4" w:space="0" w:color="auto"/>
            </w:tcBorders>
            <w:vAlign w:val="center"/>
          </w:tcPr>
          <w:p w14:paraId="29F8121F" w14:textId="686A3D46" w:rsidR="00A06F34" w:rsidRDefault="00070868" w:rsidP="002112B6">
            <w:pPr>
              <w:spacing w:line="276" w:lineRule="auto"/>
              <w:jc w:val="center"/>
            </w:pPr>
            <w:r w:rsidRPr="00070868">
              <w:t>Steadman</w:t>
            </w:r>
            <w:r>
              <w:t xml:space="preserve"> et al. </w:t>
            </w:r>
            <w:r w:rsidR="00290EE6">
              <w:fldChar w:fldCharType="begin"/>
            </w:r>
            <w:r w:rsidR="004A6C0A">
              <w:instrText xml:space="preserve"> ADDIN EN.CITE &lt;EndNote&gt;&lt;Cite&gt;&lt;Author&gt;Steadman&lt;/Author&gt;&lt;Year&gt;2012&lt;/Year&gt;&lt;RecNum&gt;92&lt;/RecNum&gt;&lt;DisplayText&gt;(55)&lt;/DisplayText&gt;&lt;record&gt;&lt;rec-number&gt;92&lt;/rec-number&gt;&lt;foreign-keys&gt;&lt;key app="EN" db-id="9rxfwr5p1pszwee29srxx9d1zz9v0vrxtwp0" timestamp="1619009641"&gt;92&lt;/key&gt;&lt;/foreign-keys&gt;&lt;ref-type name="Journal Article"&gt;17&lt;/ref-type&gt;&lt;contributors&gt;&lt;authors&gt;&lt;author&gt;Steadman, C. D.&lt;/author&gt;&lt;author&gt;Jerosch-Herold, M.&lt;/author&gt;&lt;author&gt;Grundy, B.&lt;/author&gt;&lt;author&gt;Rafelt, S.&lt;/author&gt;&lt;author&gt;Ng, L. L.&lt;/author&gt;&lt;author&gt;Squire, I. B.&lt;/author&gt;&lt;author&gt;Samani, N. J.&lt;/author&gt;&lt;author&gt;McCann, G. P.&lt;/author&gt;&lt;/authors&gt;&lt;/contributors&gt;&lt;auth-address&gt;National Institute for Health Research Leicester Cardiovascular Biomedical Research Unit, Leicester, United Kingdom.&lt;/auth-address&gt;&lt;titles&gt;&lt;title&gt;Determinants and functional significance of myocardial perfusion reserve in severe aortic stenosis&lt;/title&gt;&lt;secondary-title&gt;JACC Cardiovasc Imaging&lt;/secondary-title&gt;&lt;/titles&gt;&lt;periodical&gt;&lt;full-title&gt;JACC Cardiovasc Imaging&lt;/full-title&gt;&lt;/periodical&gt;&lt;pages&gt;182-9&lt;/pages&gt;&lt;volume&gt;5&lt;/volume&gt;&lt;number&gt;2&lt;/number&gt;&lt;edition&gt;2012/02/22&lt;/edition&gt;&lt;keywords&gt;&lt;keyword&gt;Aged&lt;/keyword&gt;&lt;keyword&gt;Aortic Valve Stenosis/*physiopathology&lt;/keyword&gt;&lt;keyword&gt;Coronary Circulation&lt;/keyword&gt;&lt;keyword&gt;Echocardiography&lt;/keyword&gt;&lt;keyword&gt;Exercise Test&lt;/keyword&gt;&lt;keyword&gt;Exercise Tolerance&lt;/keyword&gt;&lt;keyword&gt;Female&lt;/keyword&gt;&lt;keyword&gt;*Fractional Flow Reserve, Myocardial&lt;/keyword&gt;&lt;keyword&gt;Humans&lt;/keyword&gt;&lt;keyword&gt;*Magnetic Resonance Imaging&lt;/keyword&gt;&lt;keyword&gt;Male&lt;/keyword&gt;&lt;keyword&gt;Oxygen Consumption&lt;/keyword&gt;&lt;keyword&gt;*Ventricular Remodeling&lt;/keyword&gt;&lt;/keywords&gt;&lt;dates&gt;&lt;year&gt;2012&lt;/year&gt;&lt;pub-dates&gt;&lt;date&gt;Feb&lt;/date&gt;&lt;/pub-dates&gt;&lt;/dates&gt;&lt;isbn&gt;1876-7591 (Electronic)&amp;#xD;1876-7591 (Linking)&lt;/isbn&gt;&lt;accession-num&gt;22340825&lt;/accession-num&gt;&lt;urls&gt;&lt;related-urls&gt;&lt;url&gt;https://www.ncbi.nlm.nih.gov/pubmed/22340825&lt;/url&gt;&lt;/related-urls&gt;&lt;/urls&gt;&lt;electronic-resource-num&gt;10.1016/j.jcmg.2011.09.022&lt;/electronic-resource-num&gt;&lt;/record&gt;&lt;/Cite&gt;&lt;/EndNote&gt;</w:instrText>
            </w:r>
            <w:r w:rsidR="00290EE6">
              <w:fldChar w:fldCharType="separate"/>
            </w:r>
            <w:r w:rsidR="004A6C0A">
              <w:rPr>
                <w:noProof/>
              </w:rPr>
              <w:t>(55)</w:t>
            </w:r>
            <w:r w:rsidR="00290EE6">
              <w:fldChar w:fldCharType="end"/>
            </w:r>
          </w:p>
        </w:tc>
        <w:tc>
          <w:tcPr>
            <w:tcW w:w="703" w:type="dxa"/>
            <w:tcBorders>
              <w:bottom w:val="double" w:sz="4" w:space="0" w:color="auto"/>
            </w:tcBorders>
            <w:vAlign w:val="center"/>
          </w:tcPr>
          <w:p w14:paraId="2CDBFE50" w14:textId="39577203" w:rsidR="00A06F34" w:rsidRDefault="00A74619" w:rsidP="002112B6">
            <w:pPr>
              <w:spacing w:line="276" w:lineRule="auto"/>
              <w:jc w:val="center"/>
            </w:pPr>
            <w:r>
              <w:t>2012</w:t>
            </w:r>
          </w:p>
        </w:tc>
        <w:tc>
          <w:tcPr>
            <w:tcW w:w="1280" w:type="dxa"/>
            <w:tcBorders>
              <w:bottom w:val="double" w:sz="4" w:space="0" w:color="auto"/>
              <w:right w:val="double" w:sz="4" w:space="0" w:color="auto"/>
            </w:tcBorders>
            <w:vAlign w:val="center"/>
          </w:tcPr>
          <w:p w14:paraId="0EB80EBE" w14:textId="39EE6F7B" w:rsidR="00A06F34" w:rsidRDefault="00A74619" w:rsidP="002112B6">
            <w:pPr>
              <w:spacing w:line="276" w:lineRule="auto"/>
              <w:jc w:val="center"/>
            </w:pPr>
            <w:r>
              <w:t>41</w:t>
            </w:r>
          </w:p>
        </w:tc>
        <w:tc>
          <w:tcPr>
            <w:tcW w:w="1470" w:type="dxa"/>
            <w:tcBorders>
              <w:left w:val="double" w:sz="4" w:space="0" w:color="auto"/>
              <w:bottom w:val="double" w:sz="4" w:space="0" w:color="auto"/>
            </w:tcBorders>
            <w:vAlign w:val="center"/>
          </w:tcPr>
          <w:p w14:paraId="461A5408" w14:textId="5C490604" w:rsidR="00A06F34" w:rsidRDefault="00CF665C" w:rsidP="002112B6">
            <w:pPr>
              <w:spacing w:line="276" w:lineRule="auto"/>
              <w:jc w:val="center"/>
            </w:pPr>
            <w:r>
              <w:t>Uretsky et al.</w:t>
            </w:r>
            <w:r w:rsidR="002A1811">
              <w:t xml:space="preserve"> </w:t>
            </w:r>
            <w:r w:rsidR="002A1811">
              <w:fldChar w:fldCharType="begin">
                <w:fldData xml:space="preserve">PEVuZE5vdGU+PENpdGU+PEF1dGhvcj5VcmV0c2t5PC9BdXRob3I+PFllYXI+MjAxMDwvWWVhcj48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</w:fldData>
              </w:fldChar>
            </w:r>
            <w:r w:rsidR="002A1811">
              <w:instrText xml:space="preserve"> ADDIN EN.CITE </w:instrText>
            </w:r>
            <w:r w:rsidR="002A1811">
              <w:fldChar w:fldCharType="begin">
                <w:fldData xml:space="preserve">PEVuZE5vdGU+PENpdGU+PEF1dGhvcj5VcmV0c2t5PC9BdXRob3I+PFllYXI+MjAxMDwvWWVhcj48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</w:fldData>
              </w:fldChar>
            </w:r>
            <w:r w:rsidR="002A1811">
              <w:instrText xml:space="preserve"> ADDIN EN.CITE.DATA </w:instrText>
            </w:r>
            <w:r w:rsidR="002A1811">
              <w:fldChar w:fldCharType="end"/>
            </w:r>
            <w:r w:rsidR="002A1811">
              <w:fldChar w:fldCharType="separate"/>
            </w:r>
            <w:r w:rsidR="002A1811">
              <w:rPr>
                <w:noProof/>
              </w:rPr>
              <w:t>(46)</w:t>
            </w:r>
            <w:r w:rsidR="002A1811">
              <w:fldChar w:fldCharType="end"/>
            </w:r>
          </w:p>
        </w:tc>
        <w:tc>
          <w:tcPr>
            <w:tcW w:w="703" w:type="dxa"/>
            <w:tcBorders>
              <w:bottom w:val="double" w:sz="4" w:space="0" w:color="auto"/>
            </w:tcBorders>
            <w:vAlign w:val="center"/>
          </w:tcPr>
          <w:p w14:paraId="7B169BE8" w14:textId="691C30D1" w:rsidR="00A06F34" w:rsidRDefault="002A1811" w:rsidP="002112B6">
            <w:pPr>
              <w:spacing w:line="276" w:lineRule="auto"/>
              <w:jc w:val="center"/>
            </w:pPr>
            <w:r>
              <w:t>2010</w:t>
            </w:r>
          </w:p>
        </w:tc>
        <w:tc>
          <w:tcPr>
            <w:tcW w:w="1279" w:type="dxa"/>
            <w:vAlign w:val="center"/>
          </w:tcPr>
          <w:p w14:paraId="2D680DCA" w14:textId="32BE769F" w:rsidR="00A06F34" w:rsidRDefault="002A1811" w:rsidP="002112B6">
            <w:pPr>
              <w:spacing w:line="276" w:lineRule="auto"/>
              <w:jc w:val="center"/>
            </w:pPr>
            <w:r>
              <w:t>23</w:t>
            </w:r>
          </w:p>
        </w:tc>
      </w:tr>
      <w:tr w:rsidR="009920B2" w14:paraId="57490938" w14:textId="77777777" w:rsidTr="00BF1F13">
        <w:tc>
          <w:tcPr>
            <w:tcW w:w="9763" w:type="dxa"/>
            <w:gridSpan w:val="9"/>
            <w:tcBorders>
              <w:top w:val="double" w:sz="4" w:space="0" w:color="auto"/>
            </w:tcBorders>
            <w:vAlign w:val="center"/>
          </w:tcPr>
          <w:p w14:paraId="35BAB89C" w14:textId="42D1B83A" w:rsidR="009920B2" w:rsidRPr="00E107B8" w:rsidRDefault="00B36F1F" w:rsidP="002112B6">
            <w:pPr>
              <w:spacing w:line="276" w:lineRule="auto"/>
            </w:pPr>
            <w:r>
              <w:t xml:space="preserve">Data were reported as mean </w:t>
            </w:r>
            <w:r>
              <w:rPr>
                <w:rFonts w:ascii="Calibri" w:hAnsi="Calibri" w:cs="Calibri"/>
              </w:rPr>
              <w:t>±</w:t>
            </w:r>
            <w:r>
              <w:t xml:space="preserve"> standard deviation (SD)</w:t>
            </w:r>
            <w:r w:rsidR="00FD1EFE">
              <w:t xml:space="preserve"> or median (interquartile range)</w:t>
            </w:r>
            <w:r w:rsidR="00742955">
              <w:t>.</w:t>
            </w:r>
          </w:p>
        </w:tc>
      </w:tr>
    </w:tbl>
    <w:p w14:paraId="44F02962" w14:textId="77777777" w:rsidR="00B92589" w:rsidRDefault="00B92589" w:rsidP="002112B6">
      <w:pPr>
        <w:spacing w:line="276" w:lineRule="auto"/>
        <w:jc w:val="both"/>
      </w:pPr>
    </w:p>
    <w:p w14:paraId="408DBF37" w14:textId="77777777" w:rsidR="00420235" w:rsidRDefault="00420235" w:rsidP="002112B6">
      <w:pPr>
        <w:spacing w:line="276" w:lineRule="auto"/>
        <w:jc w:val="both"/>
      </w:pPr>
    </w:p>
    <w:p w14:paraId="49C215DA" w14:textId="6E3EDB82" w:rsidR="00420235" w:rsidRDefault="00420235" w:rsidP="002112B6">
      <w:pPr>
        <w:spacing w:line="276" w:lineRule="auto"/>
      </w:pPr>
      <w:r>
        <w:br w:type="page"/>
      </w:r>
    </w:p>
    <w:p w14:paraId="6B0100F2" w14:textId="1F5C24C1" w:rsidR="00090D3A" w:rsidRPr="00420235" w:rsidRDefault="00090D3A" w:rsidP="002112B6">
      <w:pPr>
        <w:spacing w:line="276" w:lineRule="auto"/>
        <w:jc w:val="both"/>
      </w:pPr>
      <w:r w:rsidRPr="00495170">
        <w:rPr>
          <w:rFonts w:ascii="Arial" w:hAnsi="Arial" w:cs="Arial"/>
          <w:b/>
          <w:bCs/>
          <w:sz w:val="22"/>
          <w:szCs w:val="22"/>
        </w:rPr>
        <w:lastRenderedPageBreak/>
        <w:t>Results</w:t>
      </w:r>
    </w:p>
    <w:p w14:paraId="1F0A6680" w14:textId="67A10DA2" w:rsidR="0007039D" w:rsidRPr="00495170" w:rsidRDefault="0007039D" w:rsidP="002112B6">
      <w:pPr>
        <w:spacing w:line="276" w:lineRule="auto"/>
        <w:jc w:val="both"/>
        <w:rPr>
          <w:rFonts w:ascii="Arial" w:hAnsi="Arial" w:cs="Arial"/>
          <w:b/>
          <w:bCs/>
          <w:i/>
          <w:iCs/>
          <w:sz w:val="22"/>
          <w:szCs w:val="22"/>
        </w:rPr>
      </w:pPr>
      <w:r w:rsidRPr="00495170">
        <w:rPr>
          <w:rFonts w:ascii="Arial" w:hAnsi="Arial" w:cs="Arial"/>
          <w:b/>
          <w:bCs/>
          <w:i/>
          <w:iCs/>
          <w:sz w:val="22"/>
          <w:szCs w:val="22"/>
        </w:rPr>
        <w:t>Aortic stenosis</w:t>
      </w:r>
    </w:p>
    <w:p w14:paraId="4E6B715F" w14:textId="6D6844DB" w:rsidR="00450E65" w:rsidRPr="001A5EE3" w:rsidRDefault="00914CE3" w:rsidP="002112B6">
      <w:pPr>
        <w:spacing w:line="276" w:lineRule="auto"/>
        <w:jc w:val="both"/>
        <w:rPr>
          <w:rFonts w:ascii="Arial" w:hAnsi="Arial" w:cs="Arial"/>
          <w:sz w:val="22"/>
          <w:szCs w:val="22"/>
        </w:rPr>
      </w:pPr>
      <w:r w:rsidRPr="00495170">
        <w:rPr>
          <w:rFonts w:ascii="Arial" w:hAnsi="Arial" w:cs="Arial"/>
          <w:sz w:val="22"/>
          <w:szCs w:val="22"/>
        </w:rPr>
        <w:t xml:space="preserve">Fig 2. </w:t>
      </w:r>
      <w:r w:rsidR="000879EF">
        <w:rPr>
          <w:rFonts w:ascii="Arial" w:hAnsi="Arial" w:cs="Arial"/>
          <w:sz w:val="22"/>
          <w:szCs w:val="22"/>
        </w:rPr>
        <w:t>s</w:t>
      </w:r>
      <w:r w:rsidRPr="00495170">
        <w:rPr>
          <w:rFonts w:ascii="Arial" w:hAnsi="Arial" w:cs="Arial"/>
          <w:sz w:val="22"/>
          <w:szCs w:val="22"/>
        </w:rPr>
        <w:t xml:space="preserve">hows </w:t>
      </w:r>
      <w:r w:rsidR="00DE2E12" w:rsidRPr="00495170">
        <w:rPr>
          <w:rFonts w:ascii="Arial" w:hAnsi="Arial" w:cs="Arial"/>
          <w:sz w:val="22"/>
          <w:szCs w:val="22"/>
        </w:rPr>
        <w:t xml:space="preserve">model </w:t>
      </w:r>
      <w:r w:rsidR="00701D5A" w:rsidRPr="00495170">
        <w:rPr>
          <w:rFonts w:ascii="Arial" w:hAnsi="Arial" w:cs="Arial"/>
          <w:sz w:val="22"/>
          <w:szCs w:val="22"/>
        </w:rPr>
        <w:t xml:space="preserve">prediction </w:t>
      </w:r>
      <w:r w:rsidR="00A92CB6">
        <w:rPr>
          <w:rFonts w:ascii="Arial" w:hAnsi="Arial" w:cs="Arial"/>
          <w:sz w:val="22"/>
          <w:szCs w:val="22"/>
        </w:rPr>
        <w:t>in</w:t>
      </w:r>
      <w:r w:rsidR="00840E76">
        <w:rPr>
          <w:rFonts w:ascii="Arial" w:hAnsi="Arial" w:cs="Arial"/>
          <w:sz w:val="22"/>
          <w:szCs w:val="22"/>
        </w:rPr>
        <w:t xml:space="preserve"> multiscale level</w:t>
      </w:r>
      <w:r w:rsidR="00DC1B0C">
        <w:rPr>
          <w:rFonts w:ascii="Arial" w:hAnsi="Arial" w:cs="Arial"/>
          <w:sz w:val="22"/>
          <w:szCs w:val="22"/>
        </w:rPr>
        <w:t>s</w:t>
      </w:r>
      <w:r w:rsidR="00783BD5">
        <w:rPr>
          <w:rFonts w:ascii="Arial" w:hAnsi="Arial" w:cs="Arial"/>
          <w:sz w:val="22"/>
          <w:szCs w:val="22"/>
        </w:rPr>
        <w:t xml:space="preserve"> </w:t>
      </w:r>
      <w:r w:rsidR="00701D5A" w:rsidRPr="00495170">
        <w:rPr>
          <w:rFonts w:ascii="Arial" w:hAnsi="Arial" w:cs="Arial"/>
          <w:sz w:val="22"/>
          <w:szCs w:val="22"/>
        </w:rPr>
        <w:t>for</w:t>
      </w:r>
      <w:r w:rsidR="00450E65" w:rsidRPr="00495170">
        <w:rPr>
          <w:rFonts w:ascii="Arial" w:hAnsi="Arial" w:cs="Arial"/>
          <w:sz w:val="22"/>
          <w:szCs w:val="22"/>
        </w:rPr>
        <w:t xml:space="preserve"> </w:t>
      </w:r>
      <w:r w:rsidR="00701D5A" w:rsidRPr="00495170">
        <w:rPr>
          <w:rFonts w:ascii="Arial" w:hAnsi="Arial" w:cs="Arial"/>
          <w:sz w:val="22"/>
          <w:szCs w:val="22"/>
        </w:rPr>
        <w:t>5</w:t>
      </w:r>
      <w:r w:rsidR="00450E65" w:rsidRPr="00495170">
        <w:rPr>
          <w:rFonts w:ascii="Arial" w:hAnsi="Arial" w:cs="Arial"/>
          <w:sz w:val="22"/>
          <w:szCs w:val="22"/>
        </w:rPr>
        <w:t>00% increase in the aortic resistance</w:t>
      </w:r>
      <w:r w:rsidR="00EB5877" w:rsidRPr="00495170">
        <w:rPr>
          <w:rFonts w:ascii="Arial" w:hAnsi="Arial" w:cs="Arial"/>
          <w:sz w:val="22"/>
          <w:szCs w:val="22"/>
        </w:rPr>
        <w:t xml:space="preserve"> </w:t>
      </w:r>
      <w:r w:rsidR="006262BF">
        <w:rPr>
          <w:rFonts w:ascii="Arial" w:hAnsi="Arial" w:cs="Arial"/>
          <w:sz w:val="22"/>
          <w:szCs w:val="22"/>
        </w:rPr>
        <w:t xml:space="preserve">as an example </w:t>
      </w:r>
      <w:r w:rsidR="007D11A6">
        <w:rPr>
          <w:rFonts w:ascii="Arial" w:hAnsi="Arial" w:cs="Arial"/>
          <w:sz w:val="22"/>
          <w:szCs w:val="22"/>
        </w:rPr>
        <w:t xml:space="preserve">for </w:t>
      </w:r>
      <w:r w:rsidR="000E0426">
        <w:rPr>
          <w:rFonts w:ascii="Arial" w:hAnsi="Arial" w:cs="Arial"/>
          <w:sz w:val="22"/>
          <w:szCs w:val="22"/>
        </w:rPr>
        <w:t xml:space="preserve">one </w:t>
      </w:r>
      <w:r w:rsidR="007D11A6">
        <w:rPr>
          <w:rFonts w:ascii="Arial" w:hAnsi="Arial" w:cs="Arial"/>
          <w:sz w:val="22"/>
          <w:szCs w:val="22"/>
        </w:rPr>
        <w:t xml:space="preserve">of the </w:t>
      </w:r>
      <w:r w:rsidR="00B179F2" w:rsidRPr="00495170">
        <w:rPr>
          <w:rFonts w:ascii="Arial" w:hAnsi="Arial" w:cs="Arial"/>
          <w:sz w:val="22"/>
          <w:szCs w:val="22"/>
        </w:rPr>
        <w:t>pressure overloading</w:t>
      </w:r>
      <w:r w:rsidR="007D11A6">
        <w:rPr>
          <w:rFonts w:ascii="Arial" w:hAnsi="Arial" w:cs="Arial"/>
          <w:sz w:val="22"/>
          <w:szCs w:val="22"/>
        </w:rPr>
        <w:t xml:space="preserve"> cases</w:t>
      </w:r>
      <w:r w:rsidR="00B179F2" w:rsidRPr="00495170">
        <w:rPr>
          <w:rFonts w:ascii="Arial" w:hAnsi="Arial" w:cs="Arial"/>
          <w:sz w:val="22"/>
          <w:szCs w:val="22"/>
        </w:rPr>
        <w:t xml:space="preserve">. </w:t>
      </w:r>
      <w:r w:rsidR="00D35DE1" w:rsidRPr="00495170">
        <w:rPr>
          <w:rFonts w:ascii="Arial" w:hAnsi="Arial" w:cs="Arial"/>
          <w:sz w:val="22"/>
          <w:szCs w:val="22"/>
        </w:rPr>
        <w:t>Elevated</w:t>
      </w:r>
      <w:r w:rsidR="007B6C13" w:rsidRPr="00495170">
        <w:rPr>
          <w:rFonts w:ascii="Arial" w:hAnsi="Arial" w:cs="Arial"/>
          <w:sz w:val="22"/>
          <w:szCs w:val="22"/>
        </w:rPr>
        <w:t xml:space="preserve"> afterload</w:t>
      </w:r>
      <w:r w:rsidR="00D35DE1" w:rsidRPr="00495170">
        <w:rPr>
          <w:rFonts w:ascii="Arial" w:hAnsi="Arial" w:cs="Arial"/>
          <w:sz w:val="22"/>
          <w:szCs w:val="22"/>
        </w:rPr>
        <w:t xml:space="preserve"> increased the </w:t>
      </w:r>
      <w:r w:rsidR="00E968A6">
        <w:rPr>
          <w:rFonts w:ascii="Arial" w:hAnsi="Arial" w:cs="Arial"/>
          <w:sz w:val="22"/>
          <w:szCs w:val="22"/>
        </w:rPr>
        <w:t xml:space="preserve">required </w:t>
      </w:r>
      <w:r w:rsidR="001E719D" w:rsidRPr="00495170">
        <w:rPr>
          <w:rFonts w:ascii="Arial" w:hAnsi="Arial" w:cs="Arial"/>
          <w:sz w:val="22"/>
          <w:szCs w:val="22"/>
        </w:rPr>
        <w:t>active contractile stress in sarcomere</w:t>
      </w:r>
      <w:r w:rsidR="00946A7E" w:rsidRPr="00495170">
        <w:rPr>
          <w:rFonts w:ascii="Arial" w:hAnsi="Arial" w:cs="Arial"/>
          <w:sz w:val="22"/>
          <w:szCs w:val="22"/>
        </w:rPr>
        <w:t>s</w:t>
      </w:r>
      <w:r w:rsidR="00E968A6">
        <w:rPr>
          <w:rFonts w:ascii="Arial" w:hAnsi="Arial" w:cs="Arial"/>
          <w:sz w:val="22"/>
          <w:szCs w:val="22"/>
        </w:rPr>
        <w:t xml:space="preserve"> for pumping blood out of the </w:t>
      </w:r>
      <w:r w:rsidR="007803D9">
        <w:rPr>
          <w:rFonts w:ascii="Arial" w:hAnsi="Arial" w:cs="Arial"/>
          <w:sz w:val="22"/>
          <w:szCs w:val="22"/>
        </w:rPr>
        <w:t>ventricle but</w:t>
      </w:r>
      <w:r w:rsidR="00D85E78">
        <w:rPr>
          <w:rFonts w:ascii="Arial" w:hAnsi="Arial" w:cs="Arial"/>
          <w:sz w:val="22"/>
          <w:szCs w:val="22"/>
        </w:rPr>
        <w:t xml:space="preserve"> did not </w:t>
      </w:r>
      <w:r w:rsidR="00E734D0">
        <w:rPr>
          <w:rFonts w:ascii="Arial" w:hAnsi="Arial" w:cs="Arial"/>
          <w:sz w:val="22"/>
          <w:szCs w:val="22"/>
        </w:rPr>
        <w:t>change</w:t>
      </w:r>
      <w:r w:rsidR="00FB439A">
        <w:rPr>
          <w:rFonts w:ascii="Arial" w:hAnsi="Arial" w:cs="Arial"/>
          <w:sz w:val="22"/>
          <w:szCs w:val="22"/>
        </w:rPr>
        <w:t xml:space="preserve"> the passive stress </w:t>
      </w:r>
      <w:r w:rsidR="00E734D0">
        <w:rPr>
          <w:rFonts w:ascii="Arial" w:hAnsi="Arial" w:cs="Arial"/>
          <w:sz w:val="22"/>
          <w:szCs w:val="22"/>
        </w:rPr>
        <w:t>significantly</w:t>
      </w:r>
      <w:r w:rsidR="00946A7E" w:rsidRPr="00495170">
        <w:rPr>
          <w:rFonts w:ascii="Arial" w:hAnsi="Arial" w:cs="Arial"/>
          <w:sz w:val="22"/>
          <w:szCs w:val="22"/>
        </w:rPr>
        <w:t xml:space="preserve">. </w:t>
      </w:r>
      <w:r w:rsidR="006A27DE">
        <w:rPr>
          <w:rFonts w:ascii="Arial" w:hAnsi="Arial" w:cs="Arial"/>
          <w:sz w:val="22"/>
          <w:szCs w:val="22"/>
        </w:rPr>
        <w:t xml:space="preserve">In response to </w:t>
      </w:r>
      <w:r w:rsidR="007803D9">
        <w:rPr>
          <w:rFonts w:ascii="Arial" w:hAnsi="Arial" w:cs="Arial"/>
          <w:sz w:val="22"/>
          <w:szCs w:val="22"/>
        </w:rPr>
        <w:t xml:space="preserve">these changes in growth </w:t>
      </w:r>
      <w:r w:rsidR="007C489E">
        <w:rPr>
          <w:rFonts w:ascii="Arial" w:hAnsi="Arial" w:cs="Arial"/>
          <w:sz w:val="22"/>
          <w:szCs w:val="22"/>
        </w:rPr>
        <w:t>stimulus signals</w:t>
      </w:r>
      <w:r w:rsidR="00502BA6">
        <w:rPr>
          <w:rFonts w:ascii="Arial" w:hAnsi="Arial" w:cs="Arial"/>
          <w:sz w:val="22"/>
          <w:szCs w:val="22"/>
        </w:rPr>
        <w:t>,</w:t>
      </w:r>
      <w:r w:rsidR="00284749">
        <w:rPr>
          <w:rFonts w:ascii="Arial" w:hAnsi="Arial" w:cs="Arial"/>
          <w:sz w:val="22"/>
          <w:szCs w:val="22"/>
        </w:rPr>
        <w:t xml:space="preserve"> g</w:t>
      </w:r>
      <w:r w:rsidR="00946A7E" w:rsidRPr="00495170">
        <w:rPr>
          <w:rFonts w:ascii="Arial" w:hAnsi="Arial" w:cs="Arial"/>
          <w:sz w:val="22"/>
          <w:szCs w:val="22"/>
        </w:rPr>
        <w:t xml:space="preserve">rowth module </w:t>
      </w:r>
      <w:r w:rsidR="00A87684">
        <w:rPr>
          <w:rFonts w:ascii="Arial" w:hAnsi="Arial" w:cs="Arial"/>
          <w:sz w:val="22"/>
          <w:szCs w:val="22"/>
        </w:rPr>
        <w:t xml:space="preserve">increased the ventricle wall volume </w:t>
      </w:r>
      <w:r w:rsidR="00076561">
        <w:rPr>
          <w:rFonts w:ascii="Arial" w:hAnsi="Arial" w:cs="Arial"/>
          <w:sz w:val="22"/>
          <w:szCs w:val="22"/>
        </w:rPr>
        <w:t xml:space="preserve">by </w:t>
      </w:r>
      <w:r w:rsidR="00DB29C4">
        <w:rPr>
          <w:rFonts w:ascii="Arial" w:hAnsi="Arial" w:cs="Arial"/>
          <w:sz w:val="22"/>
          <w:szCs w:val="22"/>
        </w:rPr>
        <w:t>roughly 25</w:t>
      </w:r>
      <w:r w:rsidR="00076561">
        <w:rPr>
          <w:rFonts w:ascii="Arial" w:hAnsi="Arial" w:cs="Arial"/>
          <w:sz w:val="22"/>
          <w:szCs w:val="22"/>
        </w:rPr>
        <w:t>%</w:t>
      </w:r>
      <w:r w:rsidR="00933982">
        <w:rPr>
          <w:rFonts w:ascii="Arial" w:hAnsi="Arial" w:cs="Arial"/>
          <w:sz w:val="22"/>
          <w:szCs w:val="22"/>
        </w:rPr>
        <w:t>,</w:t>
      </w:r>
      <w:r w:rsidR="00AE0969">
        <w:rPr>
          <w:rFonts w:ascii="Arial" w:hAnsi="Arial" w:cs="Arial"/>
          <w:sz w:val="22"/>
          <w:szCs w:val="22"/>
        </w:rPr>
        <w:t xml:space="preserve"> but the serial number of half-sarcomeres </w:t>
      </w:r>
      <w:r w:rsidR="00266EF1">
        <w:rPr>
          <w:rFonts w:ascii="Arial" w:hAnsi="Arial" w:cs="Arial"/>
          <w:sz w:val="22"/>
          <w:szCs w:val="22"/>
        </w:rPr>
        <w:t>did not change significantly</w:t>
      </w:r>
      <w:r w:rsidR="00F503A4">
        <w:rPr>
          <w:rFonts w:ascii="Arial" w:hAnsi="Arial" w:cs="Arial"/>
          <w:sz w:val="22"/>
          <w:szCs w:val="22"/>
        </w:rPr>
        <w:t xml:space="preserve"> (~1.5%)</w:t>
      </w:r>
      <w:r w:rsidR="00D3519F">
        <w:rPr>
          <w:rFonts w:ascii="Arial" w:hAnsi="Arial" w:cs="Arial"/>
          <w:sz w:val="22"/>
          <w:szCs w:val="22"/>
        </w:rPr>
        <w:t xml:space="preserve">. Consequently, the </w:t>
      </w:r>
      <w:r w:rsidR="00704C88">
        <w:rPr>
          <w:rFonts w:ascii="Arial" w:hAnsi="Arial" w:cs="Arial"/>
          <w:sz w:val="22"/>
          <w:szCs w:val="22"/>
        </w:rPr>
        <w:t>ventricle</w:t>
      </w:r>
      <w:r w:rsidR="00D3519F">
        <w:rPr>
          <w:rFonts w:ascii="Arial" w:hAnsi="Arial" w:cs="Arial"/>
          <w:sz w:val="22"/>
          <w:szCs w:val="22"/>
        </w:rPr>
        <w:t xml:space="preserve"> chamber volume </w:t>
      </w:r>
      <w:r w:rsidR="00FD7E98">
        <w:rPr>
          <w:rFonts w:ascii="Arial" w:hAnsi="Arial" w:cs="Arial"/>
          <w:sz w:val="22"/>
          <w:szCs w:val="22"/>
        </w:rPr>
        <w:t xml:space="preserve">remained </w:t>
      </w:r>
      <w:r w:rsidR="009E5DF3">
        <w:rPr>
          <w:rFonts w:ascii="Arial" w:hAnsi="Arial" w:cs="Arial"/>
          <w:sz w:val="22"/>
          <w:szCs w:val="22"/>
        </w:rPr>
        <w:t>unchanged</w:t>
      </w:r>
      <w:r w:rsidR="00AF2D14">
        <w:rPr>
          <w:rFonts w:ascii="Arial" w:hAnsi="Arial" w:cs="Arial"/>
          <w:sz w:val="22"/>
          <w:szCs w:val="22"/>
        </w:rPr>
        <w:t>,</w:t>
      </w:r>
      <w:r w:rsidR="00266EF1">
        <w:rPr>
          <w:rFonts w:ascii="Arial" w:hAnsi="Arial" w:cs="Arial"/>
          <w:sz w:val="22"/>
          <w:szCs w:val="22"/>
        </w:rPr>
        <w:t xml:space="preserve"> </w:t>
      </w:r>
      <w:r w:rsidR="009E5DF3">
        <w:rPr>
          <w:rFonts w:ascii="Arial" w:hAnsi="Arial" w:cs="Arial"/>
          <w:sz w:val="22"/>
          <w:szCs w:val="22"/>
        </w:rPr>
        <w:t>but the</w:t>
      </w:r>
      <w:r w:rsidR="00266EF1">
        <w:rPr>
          <w:rFonts w:ascii="Arial" w:hAnsi="Arial" w:cs="Arial"/>
          <w:sz w:val="22"/>
          <w:szCs w:val="22"/>
        </w:rPr>
        <w:t xml:space="preserve"> </w:t>
      </w:r>
      <w:r w:rsidR="009E5DF3">
        <w:rPr>
          <w:rFonts w:ascii="Arial" w:hAnsi="Arial" w:cs="Arial"/>
          <w:sz w:val="22"/>
          <w:szCs w:val="22"/>
        </w:rPr>
        <w:t xml:space="preserve">ventricle wall thickness </w:t>
      </w:r>
      <w:r w:rsidR="00AF2D14">
        <w:rPr>
          <w:rFonts w:ascii="Arial" w:hAnsi="Arial" w:cs="Arial"/>
          <w:sz w:val="22"/>
          <w:szCs w:val="22"/>
        </w:rPr>
        <w:t xml:space="preserve">was increased by </w:t>
      </w:r>
      <w:r w:rsidR="003A2BD1">
        <w:rPr>
          <w:rFonts w:ascii="Arial" w:hAnsi="Arial" w:cs="Arial"/>
          <w:sz w:val="22"/>
          <w:szCs w:val="22"/>
        </w:rPr>
        <w:t>~23</w:t>
      </w:r>
      <w:r w:rsidR="00AF2D14">
        <w:rPr>
          <w:rFonts w:ascii="Arial" w:hAnsi="Arial" w:cs="Arial"/>
          <w:sz w:val="22"/>
          <w:szCs w:val="22"/>
        </w:rPr>
        <w:t xml:space="preserve">% </w:t>
      </w:r>
      <w:r w:rsidR="00266EF1">
        <w:rPr>
          <w:rFonts w:ascii="Arial" w:hAnsi="Arial" w:cs="Arial"/>
          <w:sz w:val="22"/>
          <w:szCs w:val="22"/>
        </w:rPr>
        <w:t>a</w:t>
      </w:r>
      <w:r w:rsidR="00AF2D14">
        <w:rPr>
          <w:rFonts w:ascii="Arial" w:hAnsi="Arial" w:cs="Arial"/>
          <w:sz w:val="22"/>
          <w:szCs w:val="22"/>
        </w:rPr>
        <w:t>nd</w:t>
      </w:r>
      <w:r w:rsidR="004D4A0D">
        <w:rPr>
          <w:rFonts w:ascii="Arial" w:hAnsi="Arial" w:cs="Arial"/>
          <w:sz w:val="22"/>
          <w:szCs w:val="22"/>
        </w:rPr>
        <w:t xml:space="preserve"> </w:t>
      </w:r>
      <w:r w:rsidR="009E78D5">
        <w:rPr>
          <w:rFonts w:ascii="Arial" w:hAnsi="Arial" w:cs="Arial"/>
          <w:sz w:val="22"/>
          <w:szCs w:val="22"/>
        </w:rPr>
        <w:t>16</w:t>
      </w:r>
      <w:r w:rsidR="004D4A0D">
        <w:rPr>
          <w:rFonts w:ascii="Arial" w:hAnsi="Arial" w:cs="Arial"/>
          <w:sz w:val="22"/>
          <w:szCs w:val="22"/>
        </w:rPr>
        <w:t xml:space="preserve">% </w:t>
      </w:r>
      <w:r w:rsidR="00AF2D14">
        <w:rPr>
          <w:rFonts w:ascii="Arial" w:hAnsi="Arial" w:cs="Arial"/>
          <w:sz w:val="22"/>
          <w:szCs w:val="22"/>
        </w:rPr>
        <w:t>at end-diastole and end systole, respectively</w:t>
      </w:r>
      <w:r w:rsidR="00AE2AA8">
        <w:rPr>
          <w:rFonts w:ascii="Arial" w:hAnsi="Arial" w:cs="Arial"/>
          <w:sz w:val="22"/>
          <w:szCs w:val="22"/>
        </w:rPr>
        <w:t xml:space="preserve">, and </w:t>
      </w:r>
      <w:r w:rsidR="00CA39C1">
        <w:rPr>
          <w:rFonts w:ascii="Arial" w:hAnsi="Arial" w:cs="Arial"/>
          <w:sz w:val="22"/>
          <w:szCs w:val="22"/>
        </w:rPr>
        <w:t xml:space="preserve">thus </w:t>
      </w:r>
      <w:r w:rsidR="00AE2AA8">
        <w:rPr>
          <w:rFonts w:ascii="Arial" w:hAnsi="Arial" w:cs="Arial"/>
          <w:sz w:val="22"/>
          <w:szCs w:val="22"/>
        </w:rPr>
        <w:t xml:space="preserve">mimicked the </w:t>
      </w:r>
      <w:r w:rsidR="006949DE">
        <w:rPr>
          <w:rFonts w:ascii="Arial" w:hAnsi="Arial" w:cs="Arial"/>
          <w:sz w:val="22"/>
          <w:szCs w:val="22"/>
        </w:rPr>
        <w:t>concentric hypertrophy</w:t>
      </w:r>
      <w:r w:rsidR="00AF2D14">
        <w:rPr>
          <w:rFonts w:ascii="Arial" w:hAnsi="Arial" w:cs="Arial"/>
          <w:sz w:val="22"/>
          <w:szCs w:val="22"/>
        </w:rPr>
        <w:t xml:space="preserve">. </w:t>
      </w:r>
      <w:r w:rsidR="001A5EE3">
        <w:rPr>
          <w:rFonts w:ascii="Arial" w:hAnsi="Arial" w:cs="Arial"/>
          <w:sz w:val="22"/>
          <w:szCs w:val="22"/>
        </w:rPr>
        <w:t xml:space="preserve">In response to </w:t>
      </w:r>
      <w:r w:rsidR="00CA39C1">
        <w:rPr>
          <w:rFonts w:ascii="Arial" w:hAnsi="Arial" w:cs="Arial"/>
          <w:sz w:val="22"/>
          <w:szCs w:val="22"/>
        </w:rPr>
        <w:t>t</w:t>
      </w:r>
      <w:r w:rsidR="00773118">
        <w:rPr>
          <w:rFonts w:ascii="Arial" w:hAnsi="Arial" w:cs="Arial"/>
          <w:sz w:val="22"/>
          <w:szCs w:val="22"/>
        </w:rPr>
        <w:t xml:space="preserve">his </w:t>
      </w:r>
      <w:r w:rsidR="008F43F3">
        <w:rPr>
          <w:rFonts w:ascii="Arial" w:hAnsi="Arial" w:cs="Arial"/>
          <w:sz w:val="22"/>
          <w:szCs w:val="22"/>
        </w:rPr>
        <w:t xml:space="preserve">level of narrowing in </w:t>
      </w:r>
      <w:r w:rsidR="008F2C75">
        <w:rPr>
          <w:rFonts w:ascii="Arial" w:hAnsi="Arial" w:cs="Arial"/>
          <w:sz w:val="22"/>
          <w:szCs w:val="22"/>
        </w:rPr>
        <w:t>aorta compartment</w:t>
      </w:r>
      <w:r w:rsidR="00773118">
        <w:rPr>
          <w:rFonts w:ascii="Arial" w:hAnsi="Arial" w:cs="Arial"/>
          <w:sz w:val="22"/>
          <w:szCs w:val="22"/>
        </w:rPr>
        <w:t xml:space="preserve">, </w:t>
      </w:r>
      <w:r w:rsidR="001A5EE3">
        <w:rPr>
          <w:rFonts w:ascii="Arial" w:hAnsi="Arial" w:cs="Arial"/>
          <w:sz w:val="22"/>
          <w:szCs w:val="22"/>
        </w:rPr>
        <w:t xml:space="preserve">the baroreflex feedback loop maintained the arterial pressure at setpoint level </w:t>
      </w:r>
      <w:r w:rsidR="00797676">
        <w:rPr>
          <w:rFonts w:ascii="Arial" w:hAnsi="Arial" w:cs="Arial"/>
          <w:sz w:val="22"/>
          <w:szCs w:val="22"/>
        </w:rPr>
        <w:t xml:space="preserve">throughout the simulation </w:t>
      </w:r>
      <w:r w:rsidR="001A5EE3">
        <w:rPr>
          <w:rFonts w:ascii="Arial" w:hAnsi="Arial" w:cs="Arial"/>
          <w:sz w:val="22"/>
          <w:szCs w:val="22"/>
        </w:rPr>
        <w:t xml:space="preserve">by increasing heart rate, </w:t>
      </w:r>
      <w:r w:rsidR="00694079">
        <w:rPr>
          <w:rFonts w:ascii="Arial" w:hAnsi="Arial" w:cs="Arial"/>
          <w:sz w:val="22"/>
          <w:szCs w:val="22"/>
        </w:rPr>
        <w:t>myofilament</w:t>
      </w:r>
      <w:r w:rsidR="002B4B08">
        <w:rPr>
          <w:rFonts w:ascii="Arial" w:hAnsi="Arial" w:cs="Arial"/>
          <w:sz w:val="22"/>
          <w:szCs w:val="22"/>
        </w:rPr>
        <w:t xml:space="preserve">s contractility, </w:t>
      </w:r>
      <w:r w:rsidR="001A5EE3">
        <w:rPr>
          <w:rFonts w:ascii="Arial" w:hAnsi="Arial" w:cs="Arial"/>
          <w:sz w:val="22"/>
          <w:szCs w:val="22"/>
        </w:rPr>
        <w:t xml:space="preserve">and </w:t>
      </w:r>
      <w:r w:rsidR="00D32204">
        <w:rPr>
          <w:rFonts w:ascii="Arial" w:hAnsi="Arial" w:cs="Arial"/>
          <w:sz w:val="22"/>
          <w:szCs w:val="22"/>
        </w:rPr>
        <w:t xml:space="preserve">vascular tone. </w:t>
      </w:r>
    </w:p>
    <w:p w14:paraId="3ED432B8" w14:textId="69B11BF8" w:rsidR="00B869D2" w:rsidRPr="006A3625" w:rsidRDefault="000809E3" w:rsidP="002112B6">
      <w:pPr>
        <w:spacing w:line="276" w:lineRule="auto"/>
        <w:jc w:val="both"/>
        <w:rPr>
          <w:rFonts w:ascii="Arial" w:hAnsi="Arial" w:cs="Arial"/>
          <w:sz w:val="22"/>
          <w:szCs w:val="22"/>
        </w:rPr>
      </w:pPr>
      <w:r>
        <w:rPr>
          <w:rFonts w:ascii="Arial" w:hAnsi="Arial" w:cs="Arial"/>
          <w:noProof/>
          <w:sz w:val="22"/>
          <w:szCs w:val="22"/>
        </w:rPr>
        <w:drawing>
          <wp:inline distT="0" distB="0" distL="0" distR="0" wp14:anchorId="630171AA" wp14:editId="4A337A5B">
            <wp:extent cx="6866311" cy="4291445"/>
            <wp:effectExtent l="0" t="0" r="4445" b="127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90689" cy="4306681"/>
                    </a:xfrm>
                    <a:prstGeom prst="rect">
                      <a:avLst/>
                    </a:prstGeom>
                  </pic:spPr>
                </pic:pic>
              </a:graphicData>
            </a:graphic>
          </wp:inline>
        </w:drawing>
      </w:r>
    </w:p>
    <w:p w14:paraId="66C18F1D" w14:textId="51F79E64" w:rsidR="00090D3A" w:rsidRPr="006A3625" w:rsidRDefault="00090D3A" w:rsidP="002112B6">
      <w:pPr>
        <w:spacing w:line="276" w:lineRule="auto"/>
        <w:jc w:val="center"/>
        <w:rPr>
          <w:rFonts w:ascii="Arial" w:hAnsi="Arial" w:cs="Arial"/>
          <w:sz w:val="22"/>
          <w:szCs w:val="22"/>
        </w:rPr>
      </w:pPr>
      <w:r w:rsidRPr="00062C73">
        <w:rPr>
          <w:rFonts w:ascii="Arial" w:hAnsi="Arial" w:cs="Arial"/>
          <w:b/>
          <w:bCs/>
          <w:sz w:val="22"/>
          <w:szCs w:val="22"/>
        </w:rPr>
        <w:t>Fig</w:t>
      </w:r>
      <w:r w:rsidR="00E40298">
        <w:rPr>
          <w:rFonts w:ascii="Arial" w:hAnsi="Arial" w:cs="Arial"/>
          <w:b/>
          <w:bCs/>
          <w:sz w:val="22"/>
          <w:szCs w:val="22"/>
        </w:rPr>
        <w:t xml:space="preserve"> </w:t>
      </w:r>
      <w:r w:rsidRPr="00062C73">
        <w:rPr>
          <w:rFonts w:ascii="Arial" w:hAnsi="Arial" w:cs="Arial"/>
          <w:b/>
          <w:bCs/>
          <w:sz w:val="22"/>
          <w:szCs w:val="22"/>
        </w:rPr>
        <w:t xml:space="preserve">2. </w:t>
      </w:r>
      <w:r w:rsidR="008F2C75">
        <w:rPr>
          <w:rFonts w:ascii="Arial" w:hAnsi="Arial" w:cs="Arial"/>
          <w:b/>
          <w:bCs/>
          <w:sz w:val="22"/>
          <w:szCs w:val="22"/>
        </w:rPr>
        <w:t xml:space="preserve">Multiscale </w:t>
      </w:r>
      <w:r w:rsidR="00C811A9">
        <w:rPr>
          <w:rFonts w:ascii="Arial" w:hAnsi="Arial" w:cs="Arial"/>
          <w:b/>
          <w:bCs/>
          <w:sz w:val="22"/>
          <w:szCs w:val="22"/>
        </w:rPr>
        <w:t>respon</w:t>
      </w:r>
      <w:r w:rsidR="000479DC">
        <w:rPr>
          <w:rFonts w:ascii="Arial" w:hAnsi="Arial" w:cs="Arial"/>
          <w:b/>
          <w:bCs/>
          <w:sz w:val="22"/>
          <w:szCs w:val="22"/>
        </w:rPr>
        <w:t xml:space="preserve">se to </w:t>
      </w:r>
      <w:r w:rsidR="006A3625">
        <w:rPr>
          <w:rFonts w:ascii="Arial" w:hAnsi="Arial" w:cs="Arial"/>
          <w:b/>
          <w:bCs/>
          <w:sz w:val="22"/>
          <w:szCs w:val="22"/>
        </w:rPr>
        <w:t xml:space="preserve">aortic stenosis. </w:t>
      </w:r>
      <w:r w:rsidR="00732675">
        <w:rPr>
          <w:rFonts w:ascii="Arial" w:hAnsi="Arial" w:cs="Arial"/>
          <w:sz w:val="22"/>
          <w:szCs w:val="22"/>
        </w:rPr>
        <w:t xml:space="preserve">Growth algorithm </w:t>
      </w:r>
      <w:r w:rsidR="00A13FED">
        <w:rPr>
          <w:rFonts w:ascii="Arial" w:hAnsi="Arial" w:cs="Arial"/>
          <w:sz w:val="22"/>
          <w:szCs w:val="22"/>
        </w:rPr>
        <w:t xml:space="preserve">was activated once the model was at steady state at time of </w:t>
      </w:r>
      <w:r w:rsidR="001B7A4C">
        <w:rPr>
          <w:rFonts w:ascii="Arial" w:hAnsi="Arial" w:cs="Arial"/>
          <w:sz w:val="22"/>
          <w:szCs w:val="22"/>
        </w:rPr>
        <w:t>50 s (first vertical dashed line</w:t>
      </w:r>
      <w:r w:rsidR="00AE64BF">
        <w:rPr>
          <w:rFonts w:ascii="Arial" w:hAnsi="Arial" w:cs="Arial"/>
          <w:sz w:val="22"/>
          <w:szCs w:val="22"/>
        </w:rPr>
        <w:t xml:space="preserve">s). </w:t>
      </w:r>
      <w:r w:rsidR="008D70CB">
        <w:rPr>
          <w:rFonts w:ascii="Arial" w:hAnsi="Arial" w:cs="Arial"/>
          <w:sz w:val="22"/>
          <w:szCs w:val="22"/>
        </w:rPr>
        <w:t xml:space="preserve">Aortic resistance </w:t>
      </w:r>
      <w:r w:rsidR="009F157B">
        <w:rPr>
          <w:rFonts w:ascii="Arial" w:hAnsi="Arial" w:cs="Arial"/>
          <w:sz w:val="22"/>
          <w:szCs w:val="22"/>
        </w:rPr>
        <w:t>increased by 500% from time point of 600 s (second vertical dashed line) to 900 s (third vertical dashed line)</w:t>
      </w:r>
      <w:r w:rsidR="00D52731">
        <w:rPr>
          <w:rFonts w:ascii="Arial" w:hAnsi="Arial" w:cs="Arial"/>
          <w:sz w:val="22"/>
          <w:szCs w:val="22"/>
        </w:rPr>
        <w:t>.</w:t>
      </w:r>
      <w:r w:rsidR="00157B21">
        <w:rPr>
          <w:rFonts w:ascii="Arial" w:hAnsi="Arial" w:cs="Arial"/>
          <w:sz w:val="22"/>
          <w:szCs w:val="22"/>
        </w:rPr>
        <w:t xml:space="preserve"> Baroreflex feedback loop </w:t>
      </w:r>
      <w:r w:rsidR="00E85EC3">
        <w:rPr>
          <w:rFonts w:ascii="Arial" w:hAnsi="Arial" w:cs="Arial"/>
          <w:sz w:val="22"/>
          <w:szCs w:val="22"/>
        </w:rPr>
        <w:t>was continuously re</w:t>
      </w:r>
      <w:r w:rsidR="000713C2">
        <w:rPr>
          <w:rFonts w:ascii="Arial" w:hAnsi="Arial" w:cs="Arial"/>
          <w:sz w:val="22"/>
          <w:szCs w:val="22"/>
        </w:rPr>
        <w:t xml:space="preserve">gulating the arterial pressure </w:t>
      </w:r>
      <w:r w:rsidR="003E22D1">
        <w:rPr>
          <w:rFonts w:ascii="Arial" w:hAnsi="Arial" w:cs="Arial"/>
          <w:sz w:val="22"/>
          <w:szCs w:val="22"/>
        </w:rPr>
        <w:t xml:space="preserve">to be maintained </w:t>
      </w:r>
      <w:r w:rsidR="00A075A5">
        <w:rPr>
          <w:rFonts w:ascii="Arial" w:hAnsi="Arial" w:cs="Arial"/>
          <w:sz w:val="22"/>
          <w:szCs w:val="22"/>
        </w:rPr>
        <w:t xml:space="preserve">at setpoint level </w:t>
      </w:r>
      <w:r w:rsidR="003E22D1">
        <w:rPr>
          <w:rFonts w:ascii="Arial" w:hAnsi="Arial" w:cs="Arial"/>
          <w:sz w:val="22"/>
          <w:szCs w:val="22"/>
        </w:rPr>
        <w:t>(middle column).</w:t>
      </w:r>
    </w:p>
    <w:p w14:paraId="75227126" w14:textId="736DAB43" w:rsidR="00450E65" w:rsidRDefault="00450E65" w:rsidP="002112B6">
      <w:pPr>
        <w:spacing w:line="276" w:lineRule="auto"/>
        <w:jc w:val="both"/>
        <w:rPr>
          <w:rFonts w:ascii="Arial" w:hAnsi="Arial" w:cs="Arial"/>
        </w:rPr>
      </w:pPr>
    </w:p>
    <w:p w14:paraId="2A9C399B" w14:textId="5A0B60D6" w:rsidR="00090D3A" w:rsidRPr="008C0385" w:rsidRDefault="00450E65" w:rsidP="002112B6">
      <w:pPr>
        <w:spacing w:line="276" w:lineRule="auto"/>
        <w:rPr>
          <w:rFonts w:ascii="Arial" w:hAnsi="Arial" w:cs="Arial"/>
        </w:rPr>
      </w:pPr>
      <w:r>
        <w:rPr>
          <w:rFonts w:ascii="Arial" w:hAnsi="Arial" w:cs="Arial"/>
        </w:rPr>
        <w:br w:type="page"/>
      </w:r>
    </w:p>
    <w:p w14:paraId="465AC2A1" w14:textId="57CED99A" w:rsidR="00090D3A" w:rsidRPr="00F80277" w:rsidRDefault="00090D3A" w:rsidP="002112B6">
      <w:pPr>
        <w:spacing w:line="276" w:lineRule="auto"/>
        <w:jc w:val="both"/>
        <w:rPr>
          <w:rFonts w:ascii="Arial" w:hAnsi="Arial" w:cs="Arial"/>
          <w:b/>
          <w:bCs/>
          <w:i/>
          <w:iCs/>
          <w:sz w:val="22"/>
          <w:szCs w:val="22"/>
        </w:rPr>
      </w:pPr>
      <w:r w:rsidRPr="00F80277">
        <w:rPr>
          <w:rFonts w:ascii="Arial" w:hAnsi="Arial" w:cs="Arial"/>
          <w:b/>
          <w:bCs/>
          <w:i/>
          <w:iCs/>
          <w:sz w:val="22"/>
          <w:szCs w:val="22"/>
        </w:rPr>
        <w:lastRenderedPageBreak/>
        <w:t>Mitral regurgitation</w:t>
      </w:r>
    </w:p>
    <w:p w14:paraId="357EDE0F" w14:textId="1C9FB8A8" w:rsidR="0007039D" w:rsidRPr="003F792D" w:rsidRDefault="0007039D" w:rsidP="002112B6">
      <w:pPr>
        <w:spacing w:line="276" w:lineRule="auto"/>
        <w:jc w:val="both"/>
        <w:rPr>
          <w:rFonts w:ascii="Arial" w:hAnsi="Arial" w:cs="Arial"/>
          <w:sz w:val="22"/>
          <w:szCs w:val="22"/>
        </w:rPr>
      </w:pPr>
      <w:r w:rsidRPr="00F80277">
        <w:rPr>
          <w:rFonts w:ascii="Arial" w:hAnsi="Arial" w:cs="Arial"/>
          <w:sz w:val="22"/>
          <w:szCs w:val="22"/>
        </w:rPr>
        <w:t xml:space="preserve">Fig 3. </w:t>
      </w:r>
      <w:r w:rsidR="00386EF1">
        <w:rPr>
          <w:rFonts w:ascii="Arial" w:hAnsi="Arial" w:cs="Arial"/>
          <w:sz w:val="22"/>
          <w:szCs w:val="22"/>
        </w:rPr>
        <w:t>I</w:t>
      </w:r>
      <w:r w:rsidR="00B4405D">
        <w:rPr>
          <w:rFonts w:ascii="Arial" w:hAnsi="Arial" w:cs="Arial"/>
          <w:sz w:val="22"/>
          <w:szCs w:val="22"/>
        </w:rPr>
        <w:t>llustrates</w:t>
      </w:r>
      <w:r w:rsidRPr="00F80277">
        <w:rPr>
          <w:rFonts w:ascii="Arial" w:hAnsi="Arial" w:cs="Arial"/>
          <w:sz w:val="22"/>
          <w:szCs w:val="22"/>
        </w:rPr>
        <w:t xml:space="preserve"> </w:t>
      </w:r>
      <w:r w:rsidR="006A3247">
        <w:rPr>
          <w:rFonts w:ascii="Arial" w:hAnsi="Arial" w:cs="Arial"/>
          <w:sz w:val="22"/>
          <w:szCs w:val="22"/>
        </w:rPr>
        <w:t xml:space="preserve">model response to </w:t>
      </w:r>
      <w:r w:rsidR="00AC1FF3">
        <w:rPr>
          <w:rFonts w:ascii="Arial" w:hAnsi="Arial" w:cs="Arial"/>
          <w:sz w:val="22"/>
          <w:szCs w:val="22"/>
        </w:rPr>
        <w:t xml:space="preserve">one of the </w:t>
      </w:r>
      <w:r w:rsidR="001B7DC4">
        <w:rPr>
          <w:rFonts w:ascii="Arial" w:hAnsi="Arial" w:cs="Arial"/>
          <w:sz w:val="22"/>
          <w:szCs w:val="22"/>
        </w:rPr>
        <w:t xml:space="preserve">volume overloading </w:t>
      </w:r>
      <w:r w:rsidR="00BC22D0">
        <w:rPr>
          <w:rFonts w:ascii="Arial" w:hAnsi="Arial" w:cs="Arial"/>
          <w:sz w:val="22"/>
          <w:szCs w:val="22"/>
        </w:rPr>
        <w:t xml:space="preserve">cases </w:t>
      </w:r>
      <w:r w:rsidR="001B7DC4">
        <w:rPr>
          <w:rFonts w:ascii="Arial" w:hAnsi="Arial" w:cs="Arial"/>
          <w:sz w:val="22"/>
          <w:szCs w:val="22"/>
        </w:rPr>
        <w:t xml:space="preserve">with regurgitant volume of 60 ml. </w:t>
      </w:r>
      <w:r w:rsidR="00615DBD">
        <w:rPr>
          <w:rFonts w:ascii="Arial" w:hAnsi="Arial" w:cs="Arial"/>
          <w:sz w:val="22"/>
          <w:szCs w:val="22"/>
        </w:rPr>
        <w:t xml:space="preserve">Both passive and active stresses in half-sarcomeres </w:t>
      </w:r>
      <w:r w:rsidR="00AD25F9">
        <w:rPr>
          <w:rFonts w:ascii="Arial" w:hAnsi="Arial" w:cs="Arial"/>
          <w:sz w:val="22"/>
          <w:szCs w:val="22"/>
        </w:rPr>
        <w:t xml:space="preserve">were increased due to the </w:t>
      </w:r>
      <w:r w:rsidR="00E30B58">
        <w:rPr>
          <w:rFonts w:ascii="Arial" w:hAnsi="Arial" w:cs="Arial"/>
          <w:sz w:val="22"/>
          <w:szCs w:val="22"/>
        </w:rPr>
        <w:t>increased</w:t>
      </w:r>
      <w:r w:rsidR="00D41665">
        <w:rPr>
          <w:rFonts w:ascii="Arial" w:hAnsi="Arial" w:cs="Arial"/>
          <w:sz w:val="22"/>
          <w:szCs w:val="22"/>
        </w:rPr>
        <w:t xml:space="preserve"> </w:t>
      </w:r>
      <w:r w:rsidR="00AD25F9">
        <w:rPr>
          <w:rFonts w:ascii="Arial" w:hAnsi="Arial" w:cs="Arial"/>
          <w:sz w:val="22"/>
          <w:szCs w:val="22"/>
        </w:rPr>
        <w:t xml:space="preserve">ventricular preload. </w:t>
      </w:r>
      <w:r w:rsidR="0063064D">
        <w:rPr>
          <w:rFonts w:ascii="Arial" w:hAnsi="Arial" w:cs="Arial"/>
          <w:sz w:val="22"/>
          <w:szCs w:val="22"/>
        </w:rPr>
        <w:t>Thus, growth module increased the s</w:t>
      </w:r>
      <w:r w:rsidR="0094607A">
        <w:rPr>
          <w:rFonts w:ascii="Arial" w:hAnsi="Arial" w:cs="Arial"/>
          <w:sz w:val="22"/>
          <w:szCs w:val="22"/>
        </w:rPr>
        <w:t xml:space="preserve">erial number of half-sarcomeres and ventricular </w:t>
      </w:r>
      <w:r w:rsidR="00A74E11">
        <w:rPr>
          <w:rFonts w:ascii="Arial" w:hAnsi="Arial" w:cs="Arial"/>
          <w:sz w:val="22"/>
          <w:szCs w:val="22"/>
        </w:rPr>
        <w:t xml:space="preserve">wall volume </w:t>
      </w:r>
      <w:r w:rsidR="0063064D">
        <w:rPr>
          <w:rFonts w:ascii="Arial" w:hAnsi="Arial" w:cs="Arial"/>
          <w:sz w:val="22"/>
          <w:szCs w:val="22"/>
        </w:rPr>
        <w:t xml:space="preserve">by </w:t>
      </w:r>
      <w:r w:rsidR="00794178">
        <w:rPr>
          <w:rFonts w:ascii="Arial" w:hAnsi="Arial" w:cs="Arial"/>
          <w:sz w:val="22"/>
          <w:szCs w:val="22"/>
        </w:rPr>
        <w:t>~20</w:t>
      </w:r>
      <w:r w:rsidR="0063064D">
        <w:rPr>
          <w:rFonts w:ascii="Arial" w:hAnsi="Arial" w:cs="Arial"/>
          <w:sz w:val="22"/>
          <w:szCs w:val="22"/>
        </w:rPr>
        <w:t xml:space="preserve">% and </w:t>
      </w:r>
      <w:r w:rsidR="006C5F15">
        <w:rPr>
          <w:rFonts w:ascii="Arial" w:hAnsi="Arial" w:cs="Arial"/>
          <w:sz w:val="22"/>
          <w:szCs w:val="22"/>
        </w:rPr>
        <w:t>~45</w:t>
      </w:r>
      <w:r w:rsidR="0063064D">
        <w:rPr>
          <w:rFonts w:ascii="Arial" w:hAnsi="Arial" w:cs="Arial"/>
          <w:sz w:val="22"/>
          <w:szCs w:val="22"/>
        </w:rPr>
        <w:t>%, respectively</w:t>
      </w:r>
      <w:r w:rsidR="00FD7241">
        <w:rPr>
          <w:rFonts w:ascii="Arial" w:hAnsi="Arial" w:cs="Arial"/>
          <w:sz w:val="22"/>
          <w:szCs w:val="22"/>
        </w:rPr>
        <w:t xml:space="preserve">. </w:t>
      </w:r>
      <w:r w:rsidR="00416640">
        <w:rPr>
          <w:rFonts w:ascii="Arial" w:hAnsi="Arial" w:cs="Arial"/>
          <w:sz w:val="22"/>
          <w:szCs w:val="22"/>
        </w:rPr>
        <w:t xml:space="preserve">Ventricle chamber volume was increased </w:t>
      </w:r>
      <w:r w:rsidR="000E1193">
        <w:rPr>
          <w:rFonts w:ascii="Arial" w:hAnsi="Arial" w:cs="Arial"/>
          <w:sz w:val="22"/>
          <w:szCs w:val="22"/>
        </w:rPr>
        <w:t xml:space="preserve">by </w:t>
      </w:r>
      <w:r w:rsidR="00764FC7">
        <w:rPr>
          <w:rFonts w:ascii="Arial" w:hAnsi="Arial" w:cs="Arial"/>
          <w:sz w:val="22"/>
          <w:szCs w:val="22"/>
        </w:rPr>
        <w:t>~75</w:t>
      </w:r>
      <w:r w:rsidR="000E1193">
        <w:rPr>
          <w:rFonts w:ascii="Arial" w:hAnsi="Arial" w:cs="Arial"/>
          <w:sz w:val="22"/>
          <w:szCs w:val="22"/>
        </w:rPr>
        <w:t xml:space="preserve">% and </w:t>
      </w:r>
      <w:r w:rsidR="004C1DAF">
        <w:rPr>
          <w:rFonts w:ascii="Arial" w:hAnsi="Arial" w:cs="Arial"/>
          <w:sz w:val="22"/>
          <w:szCs w:val="22"/>
        </w:rPr>
        <w:t>~93</w:t>
      </w:r>
      <w:r w:rsidR="000E1193">
        <w:rPr>
          <w:rFonts w:ascii="Arial" w:hAnsi="Arial" w:cs="Arial"/>
          <w:sz w:val="22"/>
          <w:szCs w:val="22"/>
        </w:rPr>
        <w:t xml:space="preserve">% at end diastole and end systole because of the </w:t>
      </w:r>
      <w:r w:rsidR="00D71AC2">
        <w:rPr>
          <w:rFonts w:ascii="Arial" w:hAnsi="Arial" w:cs="Arial"/>
          <w:sz w:val="22"/>
          <w:szCs w:val="22"/>
        </w:rPr>
        <w:t>addi</w:t>
      </w:r>
      <w:r w:rsidR="007A3D7D">
        <w:rPr>
          <w:rFonts w:ascii="Arial" w:hAnsi="Arial" w:cs="Arial"/>
          <w:sz w:val="22"/>
          <w:szCs w:val="22"/>
        </w:rPr>
        <w:t xml:space="preserve">tion of half-sarcomere in series. </w:t>
      </w:r>
      <w:r w:rsidR="007031A8">
        <w:rPr>
          <w:rFonts w:ascii="Arial" w:hAnsi="Arial" w:cs="Arial"/>
          <w:sz w:val="22"/>
          <w:szCs w:val="22"/>
        </w:rPr>
        <w:t xml:space="preserve">However, wall thickness remained </w:t>
      </w:r>
      <w:r w:rsidR="00F87E5C">
        <w:rPr>
          <w:rFonts w:ascii="Arial" w:hAnsi="Arial" w:cs="Arial"/>
          <w:sz w:val="22"/>
          <w:szCs w:val="22"/>
        </w:rPr>
        <w:t xml:space="preserve">unchanged and </w:t>
      </w:r>
      <w:r w:rsidR="00DA466F">
        <w:rPr>
          <w:rFonts w:ascii="Arial" w:hAnsi="Arial" w:cs="Arial"/>
          <w:sz w:val="22"/>
          <w:szCs w:val="22"/>
        </w:rPr>
        <w:t>mimicked</w:t>
      </w:r>
      <w:r w:rsidR="00F87E5C">
        <w:rPr>
          <w:rFonts w:ascii="Arial" w:hAnsi="Arial" w:cs="Arial"/>
          <w:sz w:val="22"/>
          <w:szCs w:val="22"/>
        </w:rPr>
        <w:t xml:space="preserve"> </w:t>
      </w:r>
      <w:r w:rsidR="003F792D">
        <w:rPr>
          <w:rFonts w:ascii="Arial" w:hAnsi="Arial" w:cs="Arial"/>
          <w:sz w:val="22"/>
          <w:szCs w:val="22"/>
        </w:rPr>
        <w:t>the</w:t>
      </w:r>
      <w:r w:rsidR="00F87E5C">
        <w:rPr>
          <w:rFonts w:ascii="Arial" w:hAnsi="Arial" w:cs="Arial"/>
          <w:sz w:val="22"/>
          <w:szCs w:val="22"/>
        </w:rPr>
        <w:t xml:space="preserve"> eccentric hypertrophy</w:t>
      </w:r>
      <w:r w:rsidR="003F792D">
        <w:rPr>
          <w:rFonts w:ascii="Arial" w:hAnsi="Arial" w:cs="Arial"/>
          <w:sz w:val="22"/>
          <w:szCs w:val="22"/>
        </w:rPr>
        <w:t xml:space="preserve">. </w:t>
      </w:r>
      <w:r w:rsidR="00320E60">
        <w:rPr>
          <w:rFonts w:ascii="Arial" w:hAnsi="Arial" w:cs="Arial"/>
          <w:sz w:val="22"/>
          <w:szCs w:val="22"/>
        </w:rPr>
        <w:t xml:space="preserve">Arterial pressure was remained at the </w:t>
      </w:r>
      <w:r w:rsidR="00E70D46">
        <w:rPr>
          <w:rFonts w:ascii="Arial" w:hAnsi="Arial" w:cs="Arial"/>
          <w:sz w:val="22"/>
          <w:szCs w:val="22"/>
        </w:rPr>
        <w:t>setpoint</w:t>
      </w:r>
      <w:r w:rsidR="00320E60">
        <w:rPr>
          <w:rFonts w:ascii="Arial" w:hAnsi="Arial" w:cs="Arial"/>
          <w:sz w:val="22"/>
          <w:szCs w:val="22"/>
        </w:rPr>
        <w:t xml:space="preserve"> level </w:t>
      </w:r>
      <w:r w:rsidR="00E70D46">
        <w:rPr>
          <w:rFonts w:ascii="Arial" w:hAnsi="Arial" w:cs="Arial"/>
          <w:sz w:val="22"/>
          <w:szCs w:val="22"/>
        </w:rPr>
        <w:t xml:space="preserve">via </w:t>
      </w:r>
      <w:r w:rsidR="00F267FE">
        <w:rPr>
          <w:rFonts w:ascii="Arial" w:hAnsi="Arial" w:cs="Arial"/>
          <w:sz w:val="22"/>
          <w:szCs w:val="22"/>
        </w:rPr>
        <w:t xml:space="preserve">continuous regulation of the baroreflex feedback loop. </w:t>
      </w:r>
    </w:p>
    <w:p w14:paraId="613C350E" w14:textId="7EB878F1" w:rsidR="00B869D2" w:rsidRPr="00B869D2" w:rsidRDefault="00901AD5" w:rsidP="002112B6">
      <w:pPr>
        <w:spacing w:line="276" w:lineRule="auto"/>
        <w:jc w:val="center"/>
        <w:rPr>
          <w:rFonts w:ascii="Arial" w:hAnsi="Arial" w:cs="Arial"/>
        </w:rPr>
      </w:pPr>
      <w:r>
        <w:rPr>
          <w:rFonts w:ascii="Arial" w:hAnsi="Arial" w:cs="Arial"/>
          <w:noProof/>
        </w:rPr>
        <w:drawing>
          <wp:inline distT="0" distB="0" distL="0" distR="0" wp14:anchorId="0604B2E9" wp14:editId="20FF1224">
            <wp:extent cx="6583680" cy="4114800"/>
            <wp:effectExtent l="0" t="0" r="0" b="0"/>
            <wp:docPr id="8"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83680" cy="4114800"/>
                    </a:xfrm>
                    <a:prstGeom prst="rect">
                      <a:avLst/>
                    </a:prstGeom>
                  </pic:spPr>
                </pic:pic>
              </a:graphicData>
            </a:graphic>
          </wp:inline>
        </w:drawing>
      </w:r>
    </w:p>
    <w:p w14:paraId="71098D38" w14:textId="5E3101AF" w:rsidR="00BA58FC" w:rsidRPr="00BA0D6A" w:rsidRDefault="00BA0D6A" w:rsidP="002112B6">
      <w:pPr>
        <w:spacing w:line="276" w:lineRule="auto"/>
        <w:jc w:val="center"/>
        <w:rPr>
          <w:rFonts w:ascii="Arial" w:hAnsi="Arial" w:cs="Arial"/>
          <w:sz w:val="22"/>
          <w:szCs w:val="22"/>
        </w:rPr>
      </w:pPr>
      <w:r w:rsidRPr="00062C73">
        <w:rPr>
          <w:rFonts w:ascii="Arial" w:hAnsi="Arial" w:cs="Arial"/>
          <w:b/>
          <w:bCs/>
          <w:sz w:val="22"/>
          <w:szCs w:val="22"/>
        </w:rPr>
        <w:t>Fig</w:t>
      </w:r>
      <w:r>
        <w:rPr>
          <w:rFonts w:ascii="Arial" w:hAnsi="Arial" w:cs="Arial"/>
          <w:b/>
          <w:bCs/>
          <w:sz w:val="22"/>
          <w:szCs w:val="22"/>
        </w:rPr>
        <w:t xml:space="preserve"> </w:t>
      </w:r>
      <w:r w:rsidRPr="00062C73">
        <w:rPr>
          <w:rFonts w:ascii="Arial" w:hAnsi="Arial" w:cs="Arial"/>
          <w:b/>
          <w:bCs/>
          <w:sz w:val="22"/>
          <w:szCs w:val="22"/>
        </w:rPr>
        <w:t xml:space="preserve">2. </w:t>
      </w:r>
      <w:r>
        <w:rPr>
          <w:rFonts w:ascii="Arial" w:hAnsi="Arial" w:cs="Arial"/>
          <w:b/>
          <w:bCs/>
          <w:sz w:val="22"/>
          <w:szCs w:val="22"/>
        </w:rPr>
        <w:t xml:space="preserve">Multiscale response to </w:t>
      </w:r>
      <w:r w:rsidR="003A24E2">
        <w:rPr>
          <w:rFonts w:ascii="Arial" w:hAnsi="Arial" w:cs="Arial"/>
          <w:b/>
          <w:bCs/>
          <w:sz w:val="22"/>
          <w:szCs w:val="22"/>
        </w:rPr>
        <w:t>mitral regurgitation</w:t>
      </w:r>
      <w:r>
        <w:rPr>
          <w:rFonts w:ascii="Arial" w:hAnsi="Arial" w:cs="Arial"/>
          <w:b/>
          <w:bCs/>
          <w:sz w:val="22"/>
          <w:szCs w:val="22"/>
        </w:rPr>
        <w:t xml:space="preserve">. </w:t>
      </w:r>
      <w:r>
        <w:rPr>
          <w:rFonts w:ascii="Arial" w:hAnsi="Arial" w:cs="Arial"/>
          <w:sz w:val="22"/>
          <w:szCs w:val="22"/>
        </w:rPr>
        <w:t xml:space="preserve">Growth algorithm was activated once the model was at steady state at time of 50 s (first vertical dashed lines). </w:t>
      </w:r>
      <w:r w:rsidR="00DE0FB8">
        <w:rPr>
          <w:rFonts w:ascii="Arial" w:hAnsi="Arial" w:cs="Arial"/>
          <w:sz w:val="22"/>
          <w:szCs w:val="22"/>
        </w:rPr>
        <w:t xml:space="preserve">Leaking factor </w:t>
      </w:r>
      <w:r>
        <w:rPr>
          <w:rFonts w:ascii="Arial" w:hAnsi="Arial" w:cs="Arial"/>
          <w:sz w:val="22"/>
          <w:szCs w:val="22"/>
        </w:rPr>
        <w:t>increased from time point of 600 s (second vertical dashed line) to 900 s (third vertical dashed line)</w:t>
      </w:r>
      <w:r w:rsidR="001C5334">
        <w:rPr>
          <w:rFonts w:ascii="Arial" w:hAnsi="Arial" w:cs="Arial"/>
          <w:sz w:val="22"/>
          <w:szCs w:val="22"/>
        </w:rPr>
        <w:t xml:space="preserve"> to develop a volume overloading with regurgitant volume of 60 ml</w:t>
      </w:r>
      <w:r>
        <w:rPr>
          <w:rFonts w:ascii="Arial" w:hAnsi="Arial" w:cs="Arial"/>
          <w:sz w:val="22"/>
          <w:szCs w:val="22"/>
        </w:rPr>
        <w:t>.</w:t>
      </w:r>
      <w:r w:rsidR="00A075A5" w:rsidRPr="00A075A5">
        <w:rPr>
          <w:rFonts w:ascii="Arial" w:hAnsi="Arial" w:cs="Arial"/>
          <w:sz w:val="22"/>
          <w:szCs w:val="22"/>
        </w:rPr>
        <w:t xml:space="preserve"> </w:t>
      </w:r>
      <w:r w:rsidR="00A075A5">
        <w:rPr>
          <w:rFonts w:ascii="Arial" w:hAnsi="Arial" w:cs="Arial"/>
          <w:sz w:val="22"/>
          <w:szCs w:val="22"/>
        </w:rPr>
        <w:t>Baroreflex feedback loop was continuously regulating the arterial pressure to be maintained at setpoint level (middle column).</w:t>
      </w:r>
    </w:p>
    <w:p w14:paraId="6354675B" w14:textId="3E23D7F5" w:rsidR="00090D3A" w:rsidRPr="00C7538A" w:rsidRDefault="0007039D" w:rsidP="002112B6">
      <w:pPr>
        <w:spacing w:line="276" w:lineRule="auto"/>
        <w:rPr>
          <w:rFonts w:ascii="Arial" w:hAnsi="Arial" w:cs="Arial"/>
          <w:b/>
          <w:bCs/>
          <w:i/>
          <w:iCs/>
        </w:rPr>
      </w:pPr>
      <w:r>
        <w:rPr>
          <w:rFonts w:ascii="Arial" w:hAnsi="Arial" w:cs="Arial"/>
          <w:lang w:bidi="fa-IR"/>
        </w:rPr>
        <w:br w:type="page"/>
      </w:r>
    </w:p>
    <w:p w14:paraId="294CAE3F" w14:textId="4A2A3156" w:rsidR="00090D3A" w:rsidRPr="0008620F" w:rsidRDefault="00AA1D8D" w:rsidP="002112B6">
      <w:pPr>
        <w:spacing w:line="276" w:lineRule="auto"/>
        <w:jc w:val="both"/>
        <w:rPr>
          <w:rFonts w:ascii="Arial" w:hAnsi="Arial" w:cs="Arial"/>
          <w:b/>
          <w:bCs/>
          <w:i/>
          <w:iCs/>
          <w:sz w:val="22"/>
          <w:szCs w:val="22"/>
          <w:lang w:bidi="fa-IR"/>
        </w:rPr>
      </w:pPr>
      <w:r>
        <w:rPr>
          <w:rFonts w:ascii="Arial" w:hAnsi="Arial" w:cs="Arial"/>
          <w:b/>
          <w:bCs/>
          <w:i/>
          <w:iCs/>
          <w:sz w:val="22"/>
          <w:szCs w:val="22"/>
          <w:lang w:bidi="fa-IR"/>
        </w:rPr>
        <w:lastRenderedPageBreak/>
        <w:t xml:space="preserve">Model </w:t>
      </w:r>
      <w:r w:rsidR="006A53CE">
        <w:rPr>
          <w:rFonts w:ascii="Arial" w:hAnsi="Arial" w:cs="Arial"/>
          <w:b/>
          <w:bCs/>
          <w:i/>
          <w:iCs/>
          <w:sz w:val="22"/>
          <w:szCs w:val="22"/>
          <w:lang w:bidi="fa-IR"/>
        </w:rPr>
        <w:t>prediction versus the clinical data</w:t>
      </w:r>
    </w:p>
    <w:p w14:paraId="21AA208A" w14:textId="51B616A1" w:rsidR="00ED0B70" w:rsidRDefault="0007039D" w:rsidP="002112B6">
      <w:pPr>
        <w:spacing w:line="276" w:lineRule="auto"/>
        <w:jc w:val="both"/>
        <w:rPr>
          <w:rFonts w:ascii="Arial" w:hAnsi="Arial" w:cs="Arial"/>
          <w:sz w:val="22"/>
          <w:szCs w:val="22"/>
          <w:lang w:bidi="fa-IR"/>
        </w:rPr>
      </w:pPr>
      <w:r w:rsidRPr="005E2E37">
        <w:rPr>
          <w:rFonts w:ascii="Arial" w:hAnsi="Arial" w:cs="Arial"/>
          <w:sz w:val="22"/>
          <w:szCs w:val="22"/>
          <w:lang w:bidi="fa-IR"/>
        </w:rPr>
        <w:t xml:space="preserve">Fig </w:t>
      </w:r>
      <w:r w:rsidR="000879EF">
        <w:rPr>
          <w:rFonts w:ascii="Arial" w:hAnsi="Arial" w:cs="Arial"/>
          <w:sz w:val="22"/>
          <w:szCs w:val="22"/>
          <w:lang w:bidi="fa-IR"/>
        </w:rPr>
        <w:t>4</w:t>
      </w:r>
      <w:r w:rsidRPr="005E2E37">
        <w:rPr>
          <w:rFonts w:ascii="Arial" w:hAnsi="Arial" w:cs="Arial"/>
          <w:sz w:val="22"/>
          <w:szCs w:val="22"/>
          <w:lang w:bidi="fa-IR"/>
        </w:rPr>
        <w:t>.</w:t>
      </w:r>
      <w:r w:rsidR="00C23F5D">
        <w:rPr>
          <w:rFonts w:ascii="Arial" w:hAnsi="Arial" w:cs="Arial"/>
          <w:sz w:val="22"/>
          <w:szCs w:val="22"/>
          <w:lang w:bidi="fa-IR"/>
        </w:rPr>
        <w:t xml:space="preserve"> </w:t>
      </w:r>
      <w:r w:rsidR="002A30FC">
        <w:rPr>
          <w:rFonts w:ascii="Arial" w:hAnsi="Arial" w:cs="Arial"/>
          <w:sz w:val="22"/>
          <w:szCs w:val="22"/>
          <w:lang w:bidi="fa-IR"/>
        </w:rPr>
        <w:t>c</w:t>
      </w:r>
      <w:r w:rsidR="00C23F5D">
        <w:rPr>
          <w:rFonts w:ascii="Arial" w:hAnsi="Arial" w:cs="Arial"/>
          <w:sz w:val="22"/>
          <w:szCs w:val="22"/>
          <w:lang w:bidi="fa-IR"/>
        </w:rPr>
        <w:t>ompares predict</w:t>
      </w:r>
      <w:r w:rsidR="00560843">
        <w:rPr>
          <w:rFonts w:ascii="Arial" w:hAnsi="Arial" w:cs="Arial"/>
          <w:sz w:val="22"/>
          <w:szCs w:val="22"/>
          <w:lang w:bidi="fa-IR"/>
        </w:rPr>
        <w:t>ed</w:t>
      </w:r>
      <w:r w:rsidR="00C23F5D">
        <w:rPr>
          <w:rFonts w:ascii="Arial" w:hAnsi="Arial" w:cs="Arial"/>
          <w:sz w:val="22"/>
          <w:szCs w:val="22"/>
          <w:lang w:bidi="fa-IR"/>
        </w:rPr>
        <w:t xml:space="preserve"> </w:t>
      </w:r>
      <w:r w:rsidR="00EF012D" w:rsidRPr="005E2E37">
        <w:rPr>
          <w:rFonts w:ascii="Arial" w:hAnsi="Arial" w:cs="Arial"/>
          <w:sz w:val="22"/>
          <w:szCs w:val="22"/>
          <w:lang w:bidi="fa-IR"/>
        </w:rPr>
        <w:t>LV dimensions</w:t>
      </w:r>
      <w:r w:rsidR="00F85C45">
        <w:rPr>
          <w:rFonts w:ascii="Arial" w:hAnsi="Arial" w:cs="Arial"/>
          <w:sz w:val="22"/>
          <w:szCs w:val="22"/>
          <w:lang w:bidi="fa-IR"/>
        </w:rPr>
        <w:t xml:space="preserve"> </w:t>
      </w:r>
      <w:r w:rsidR="002A3C5D">
        <w:rPr>
          <w:rFonts w:ascii="Arial" w:hAnsi="Arial" w:cs="Arial"/>
          <w:sz w:val="22"/>
          <w:szCs w:val="22"/>
          <w:lang w:bidi="fa-IR"/>
        </w:rPr>
        <w:t xml:space="preserve">indexed </w:t>
      </w:r>
      <w:r w:rsidR="00C23F5D">
        <w:rPr>
          <w:rFonts w:ascii="Arial" w:hAnsi="Arial" w:cs="Arial"/>
          <w:sz w:val="22"/>
          <w:szCs w:val="22"/>
          <w:lang w:bidi="fa-IR"/>
        </w:rPr>
        <w:t>with the</w:t>
      </w:r>
      <w:r w:rsidR="00EF012D" w:rsidRPr="005E2E37">
        <w:rPr>
          <w:rFonts w:ascii="Arial" w:hAnsi="Arial" w:cs="Arial"/>
          <w:sz w:val="22"/>
          <w:szCs w:val="22"/>
          <w:lang w:bidi="fa-IR"/>
        </w:rPr>
        <w:t xml:space="preserve"> measured clinical data</w:t>
      </w:r>
      <w:r w:rsidR="00BD7C98">
        <w:rPr>
          <w:rFonts w:ascii="Arial" w:hAnsi="Arial" w:cs="Arial"/>
          <w:sz w:val="22"/>
          <w:szCs w:val="22"/>
          <w:lang w:bidi="fa-IR"/>
        </w:rPr>
        <w:t xml:space="preserve"> (Table 3)</w:t>
      </w:r>
      <w:r w:rsidR="00EF012D" w:rsidRPr="005E2E37">
        <w:rPr>
          <w:rFonts w:ascii="Arial" w:hAnsi="Arial" w:cs="Arial"/>
          <w:sz w:val="22"/>
          <w:szCs w:val="22"/>
          <w:lang w:bidi="fa-IR"/>
        </w:rPr>
        <w:t xml:space="preserve"> </w:t>
      </w:r>
      <w:r w:rsidR="00643EAB">
        <w:rPr>
          <w:rFonts w:ascii="Arial" w:hAnsi="Arial" w:cs="Arial"/>
          <w:sz w:val="22"/>
          <w:szCs w:val="22"/>
          <w:lang w:bidi="fa-IR"/>
        </w:rPr>
        <w:t xml:space="preserve">for </w:t>
      </w:r>
      <w:r w:rsidR="00560843">
        <w:rPr>
          <w:rFonts w:ascii="Arial" w:hAnsi="Arial" w:cs="Arial"/>
          <w:sz w:val="22"/>
          <w:szCs w:val="22"/>
          <w:lang w:bidi="fa-IR"/>
        </w:rPr>
        <w:t>aortic stenosis and mitral regurgitation</w:t>
      </w:r>
      <w:r w:rsidR="00234D6F" w:rsidRPr="005E2E37">
        <w:rPr>
          <w:rFonts w:ascii="Arial" w:hAnsi="Arial" w:cs="Arial"/>
          <w:sz w:val="22"/>
          <w:szCs w:val="22"/>
          <w:lang w:bidi="fa-IR"/>
        </w:rPr>
        <w:t>.</w:t>
      </w:r>
      <w:r w:rsidR="00EA7688">
        <w:rPr>
          <w:rFonts w:ascii="Arial" w:hAnsi="Arial" w:cs="Arial"/>
          <w:sz w:val="22"/>
          <w:szCs w:val="22"/>
          <w:lang w:bidi="fa-IR"/>
        </w:rPr>
        <w:t xml:space="preserve"> </w:t>
      </w:r>
      <w:r w:rsidR="005441A4">
        <w:rPr>
          <w:rFonts w:ascii="Arial" w:hAnsi="Arial" w:cs="Arial"/>
          <w:sz w:val="22"/>
          <w:szCs w:val="22"/>
          <w:lang w:bidi="fa-IR"/>
        </w:rPr>
        <w:t xml:space="preserve">For </w:t>
      </w:r>
      <w:r w:rsidR="00A87180">
        <w:rPr>
          <w:rFonts w:ascii="Arial" w:hAnsi="Arial" w:cs="Arial"/>
          <w:sz w:val="22"/>
          <w:szCs w:val="22"/>
          <w:lang w:bidi="fa-IR"/>
        </w:rPr>
        <w:t>former case</w:t>
      </w:r>
      <w:r w:rsidR="005441A4">
        <w:rPr>
          <w:rFonts w:ascii="Arial" w:hAnsi="Arial" w:cs="Arial"/>
          <w:sz w:val="22"/>
          <w:szCs w:val="22"/>
          <w:lang w:bidi="fa-IR"/>
        </w:rPr>
        <w:t>,</w:t>
      </w:r>
      <w:r w:rsidR="00012FB6">
        <w:rPr>
          <w:rFonts w:ascii="Arial" w:hAnsi="Arial" w:cs="Arial"/>
          <w:sz w:val="22"/>
          <w:szCs w:val="22"/>
          <w:lang w:bidi="fa-IR"/>
        </w:rPr>
        <w:t xml:space="preserve"> as the severity of </w:t>
      </w:r>
      <w:r w:rsidR="00C851E8">
        <w:rPr>
          <w:rFonts w:ascii="Arial" w:hAnsi="Arial" w:cs="Arial"/>
          <w:sz w:val="22"/>
          <w:szCs w:val="22"/>
          <w:lang w:bidi="fa-IR"/>
        </w:rPr>
        <w:t>stenotic aort</w:t>
      </w:r>
      <w:r w:rsidR="0006787F">
        <w:rPr>
          <w:rFonts w:ascii="Arial" w:hAnsi="Arial" w:cs="Arial"/>
          <w:sz w:val="22"/>
          <w:szCs w:val="22"/>
          <w:lang w:bidi="fa-IR"/>
        </w:rPr>
        <w:t xml:space="preserve">ic valve </w:t>
      </w:r>
      <w:r w:rsidR="00F27E66">
        <w:rPr>
          <w:rFonts w:ascii="Arial" w:hAnsi="Arial" w:cs="Arial"/>
          <w:sz w:val="22"/>
          <w:szCs w:val="22"/>
          <w:lang w:bidi="fa-IR"/>
        </w:rPr>
        <w:t>increased</w:t>
      </w:r>
      <w:r w:rsidR="005441A4">
        <w:rPr>
          <w:rFonts w:ascii="Arial" w:hAnsi="Arial" w:cs="Arial"/>
          <w:sz w:val="22"/>
          <w:szCs w:val="22"/>
          <w:lang w:bidi="fa-IR"/>
        </w:rPr>
        <w:t xml:space="preserve"> </w:t>
      </w:r>
      <w:r w:rsidR="00D81938">
        <w:rPr>
          <w:rFonts w:ascii="Arial" w:hAnsi="Arial" w:cs="Arial"/>
          <w:sz w:val="22"/>
          <w:szCs w:val="22"/>
          <w:lang w:bidi="fa-IR"/>
        </w:rPr>
        <w:t xml:space="preserve">model predicted </w:t>
      </w:r>
      <w:r w:rsidR="00462AF2">
        <w:rPr>
          <w:rFonts w:ascii="Arial" w:hAnsi="Arial" w:cs="Arial"/>
          <w:sz w:val="22"/>
          <w:szCs w:val="22"/>
          <w:lang w:bidi="fa-IR"/>
        </w:rPr>
        <w:t>almost no change for LV</w:t>
      </w:r>
      <w:r w:rsidR="00B058DD">
        <w:rPr>
          <w:rFonts w:ascii="Arial" w:hAnsi="Arial" w:cs="Arial"/>
          <w:sz w:val="22"/>
          <w:szCs w:val="22"/>
          <w:lang w:bidi="fa-IR"/>
        </w:rPr>
        <w:t xml:space="preserve"> chamber volume</w:t>
      </w:r>
      <w:r w:rsidR="00D62A73">
        <w:rPr>
          <w:rFonts w:ascii="Arial" w:hAnsi="Arial" w:cs="Arial"/>
          <w:sz w:val="22"/>
          <w:szCs w:val="22"/>
          <w:lang w:bidi="fa-IR"/>
        </w:rPr>
        <w:t xml:space="preserve">, but </w:t>
      </w:r>
      <w:r w:rsidR="004B627E">
        <w:rPr>
          <w:rFonts w:ascii="Arial" w:hAnsi="Arial" w:cs="Arial"/>
          <w:sz w:val="22"/>
          <w:szCs w:val="22"/>
          <w:lang w:bidi="fa-IR"/>
        </w:rPr>
        <w:t xml:space="preserve">significant </w:t>
      </w:r>
      <w:r w:rsidR="00586D4A">
        <w:rPr>
          <w:rFonts w:ascii="Arial" w:hAnsi="Arial" w:cs="Arial"/>
          <w:sz w:val="22"/>
          <w:szCs w:val="22"/>
          <w:lang w:bidi="fa-IR"/>
        </w:rPr>
        <w:t>increase</w:t>
      </w:r>
      <w:r w:rsidR="004B627E">
        <w:rPr>
          <w:rFonts w:ascii="Arial" w:hAnsi="Arial" w:cs="Arial"/>
          <w:sz w:val="22"/>
          <w:szCs w:val="22"/>
          <w:lang w:bidi="fa-IR"/>
        </w:rPr>
        <w:t xml:space="preserve"> for</w:t>
      </w:r>
      <w:r w:rsidR="008A41DF">
        <w:rPr>
          <w:rFonts w:ascii="Arial" w:hAnsi="Arial" w:cs="Arial"/>
          <w:sz w:val="22"/>
          <w:szCs w:val="22"/>
          <w:lang w:bidi="fa-IR"/>
        </w:rPr>
        <w:t xml:space="preserve"> LV mass</w:t>
      </w:r>
      <w:r w:rsidR="008A623B">
        <w:rPr>
          <w:rFonts w:ascii="Arial" w:hAnsi="Arial" w:cs="Arial"/>
          <w:sz w:val="22"/>
          <w:szCs w:val="22"/>
          <w:lang w:bidi="fa-IR"/>
        </w:rPr>
        <w:t xml:space="preserve">. </w:t>
      </w:r>
      <w:r w:rsidR="00C21D82">
        <w:rPr>
          <w:rFonts w:ascii="Arial" w:hAnsi="Arial" w:cs="Arial"/>
          <w:sz w:val="22"/>
          <w:szCs w:val="22"/>
          <w:lang w:bidi="fa-IR"/>
        </w:rPr>
        <w:t>Model</w:t>
      </w:r>
      <w:r w:rsidR="00F03F72">
        <w:rPr>
          <w:rFonts w:ascii="Arial" w:hAnsi="Arial" w:cs="Arial"/>
          <w:sz w:val="22"/>
          <w:szCs w:val="22"/>
          <w:lang w:bidi="fa-IR"/>
        </w:rPr>
        <w:t xml:space="preserve"> prediction</w:t>
      </w:r>
      <w:r w:rsidR="0024356B">
        <w:rPr>
          <w:rFonts w:ascii="Arial" w:hAnsi="Arial" w:cs="Arial"/>
          <w:sz w:val="22"/>
          <w:szCs w:val="22"/>
          <w:lang w:bidi="fa-IR"/>
        </w:rPr>
        <w:t xml:space="preserve"> </w:t>
      </w:r>
      <w:r w:rsidR="004E0623">
        <w:rPr>
          <w:rFonts w:ascii="Arial" w:hAnsi="Arial" w:cs="Arial"/>
          <w:sz w:val="22"/>
          <w:szCs w:val="22"/>
          <w:lang w:bidi="fa-IR"/>
        </w:rPr>
        <w:t xml:space="preserve">were </w:t>
      </w:r>
      <w:r w:rsidR="00943780">
        <w:rPr>
          <w:rFonts w:ascii="Arial" w:hAnsi="Arial" w:cs="Arial"/>
          <w:sz w:val="22"/>
          <w:szCs w:val="22"/>
          <w:lang w:bidi="fa-IR"/>
        </w:rPr>
        <w:t xml:space="preserve">in line with the clinical data in terms of both trend and </w:t>
      </w:r>
      <w:r w:rsidR="008C60A4">
        <w:rPr>
          <w:rFonts w:ascii="Arial" w:hAnsi="Arial" w:cs="Arial"/>
          <w:sz w:val="22"/>
          <w:szCs w:val="22"/>
          <w:lang w:bidi="fa-IR"/>
        </w:rPr>
        <w:t>magnitude.</w:t>
      </w:r>
      <w:r w:rsidR="00313139">
        <w:rPr>
          <w:rFonts w:ascii="Arial" w:hAnsi="Arial" w:cs="Arial"/>
          <w:sz w:val="22"/>
          <w:szCs w:val="22"/>
          <w:lang w:bidi="fa-IR"/>
        </w:rPr>
        <w:t xml:space="preserve"> For </w:t>
      </w:r>
      <w:r w:rsidR="00FD47F6">
        <w:rPr>
          <w:rFonts w:ascii="Arial" w:hAnsi="Arial" w:cs="Arial"/>
          <w:sz w:val="22"/>
          <w:szCs w:val="22"/>
          <w:lang w:bidi="fa-IR"/>
        </w:rPr>
        <w:t>latter case</w:t>
      </w:r>
      <w:r w:rsidR="00313139">
        <w:rPr>
          <w:rFonts w:ascii="Arial" w:hAnsi="Arial" w:cs="Arial"/>
          <w:sz w:val="22"/>
          <w:szCs w:val="22"/>
          <w:lang w:bidi="fa-IR"/>
        </w:rPr>
        <w:t xml:space="preserve">, </w:t>
      </w:r>
      <w:r w:rsidR="00D35874">
        <w:rPr>
          <w:rFonts w:ascii="Arial" w:hAnsi="Arial" w:cs="Arial"/>
          <w:sz w:val="22"/>
          <w:szCs w:val="22"/>
          <w:lang w:bidi="fa-IR"/>
        </w:rPr>
        <w:t xml:space="preserve">as the severity of volume overloading </w:t>
      </w:r>
      <w:r w:rsidR="008826ED">
        <w:rPr>
          <w:rFonts w:ascii="Arial" w:hAnsi="Arial" w:cs="Arial"/>
          <w:sz w:val="22"/>
          <w:szCs w:val="22"/>
          <w:lang w:bidi="fa-IR"/>
        </w:rPr>
        <w:t>intensified</w:t>
      </w:r>
      <w:r w:rsidR="00770A75">
        <w:rPr>
          <w:rFonts w:ascii="Arial" w:hAnsi="Arial" w:cs="Arial"/>
          <w:sz w:val="22"/>
          <w:szCs w:val="22"/>
          <w:lang w:bidi="fa-IR"/>
        </w:rPr>
        <w:t xml:space="preserve">, model predicted </w:t>
      </w:r>
      <w:r w:rsidR="00CF7E49">
        <w:rPr>
          <w:rFonts w:ascii="Arial" w:hAnsi="Arial" w:cs="Arial"/>
          <w:sz w:val="22"/>
          <w:szCs w:val="22"/>
          <w:lang w:bidi="fa-IR"/>
        </w:rPr>
        <w:t xml:space="preserve">more dilation in LV chamber volume </w:t>
      </w:r>
      <w:r w:rsidR="00A550EC">
        <w:rPr>
          <w:rFonts w:ascii="Arial" w:hAnsi="Arial" w:cs="Arial"/>
          <w:sz w:val="22"/>
          <w:szCs w:val="22"/>
          <w:lang w:bidi="fa-IR"/>
        </w:rPr>
        <w:t xml:space="preserve">and more </w:t>
      </w:r>
      <w:r w:rsidR="004C53B7">
        <w:rPr>
          <w:rFonts w:ascii="Arial" w:hAnsi="Arial" w:cs="Arial"/>
          <w:sz w:val="22"/>
          <w:szCs w:val="22"/>
          <w:lang w:bidi="fa-IR"/>
        </w:rPr>
        <w:t xml:space="preserve">addition of LV mass, which were completely </w:t>
      </w:r>
      <w:r w:rsidR="0090448F">
        <w:rPr>
          <w:rFonts w:ascii="Arial" w:hAnsi="Arial" w:cs="Arial"/>
          <w:sz w:val="22"/>
          <w:szCs w:val="22"/>
          <w:lang w:bidi="fa-IR"/>
        </w:rPr>
        <w:t>following the</w:t>
      </w:r>
      <w:r w:rsidR="004C53B7">
        <w:rPr>
          <w:rFonts w:ascii="Arial" w:hAnsi="Arial" w:cs="Arial"/>
          <w:sz w:val="22"/>
          <w:szCs w:val="22"/>
          <w:lang w:bidi="fa-IR"/>
        </w:rPr>
        <w:t xml:space="preserve"> reported trend</w:t>
      </w:r>
      <w:r w:rsidR="0090448F">
        <w:rPr>
          <w:rFonts w:ascii="Arial" w:hAnsi="Arial" w:cs="Arial"/>
          <w:sz w:val="22"/>
          <w:szCs w:val="22"/>
          <w:lang w:bidi="fa-IR"/>
        </w:rPr>
        <w:t xml:space="preserve"> </w:t>
      </w:r>
      <w:r w:rsidR="004C53B7">
        <w:rPr>
          <w:rFonts w:ascii="Arial" w:hAnsi="Arial" w:cs="Arial"/>
          <w:sz w:val="22"/>
          <w:szCs w:val="22"/>
          <w:lang w:bidi="fa-IR"/>
        </w:rPr>
        <w:t xml:space="preserve">for </w:t>
      </w:r>
      <w:r w:rsidR="009B1C72">
        <w:rPr>
          <w:rFonts w:ascii="Arial" w:hAnsi="Arial" w:cs="Arial"/>
          <w:sz w:val="22"/>
          <w:szCs w:val="22"/>
          <w:lang w:bidi="fa-IR"/>
        </w:rPr>
        <w:t xml:space="preserve">clinical data. </w:t>
      </w:r>
    </w:p>
    <w:p w14:paraId="18F38AAC" w14:textId="77777777" w:rsidR="00371281" w:rsidRPr="005E2E37" w:rsidRDefault="00371281" w:rsidP="002112B6">
      <w:pPr>
        <w:spacing w:line="276" w:lineRule="auto"/>
        <w:jc w:val="both"/>
        <w:rPr>
          <w:rFonts w:ascii="Arial" w:hAnsi="Arial" w:cs="Arial"/>
          <w:sz w:val="22"/>
          <w:szCs w:val="22"/>
          <w:lang w:bidi="fa-IR"/>
        </w:rPr>
      </w:pPr>
    </w:p>
    <w:p w14:paraId="36D0873A" w14:textId="5EE90838" w:rsidR="008612BD" w:rsidRDefault="00747916" w:rsidP="002112B6">
      <w:pPr>
        <w:spacing w:line="276" w:lineRule="auto"/>
        <w:jc w:val="both"/>
        <w:rPr>
          <w:rFonts w:ascii="Arial" w:hAnsi="Arial" w:cs="Arial"/>
          <w:b/>
          <w:bCs/>
          <w:lang w:bidi="fa-IR"/>
        </w:rPr>
      </w:pPr>
      <w:r>
        <w:rPr>
          <w:rFonts w:ascii="Arial" w:hAnsi="Arial" w:cs="Arial"/>
          <w:b/>
          <w:bCs/>
          <w:noProof/>
          <w:lang w:bidi="fa-IR"/>
        </w:rPr>
        <w:drawing>
          <wp:inline distT="0" distB="0" distL="0" distR="0" wp14:anchorId="2CED29B5" wp14:editId="44636C0C">
            <wp:extent cx="6858000" cy="555434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5554345"/>
                    </a:xfrm>
                    <a:prstGeom prst="rect">
                      <a:avLst/>
                    </a:prstGeom>
                  </pic:spPr>
                </pic:pic>
              </a:graphicData>
            </a:graphic>
          </wp:inline>
        </w:drawing>
      </w:r>
    </w:p>
    <w:p w14:paraId="7DC57987" w14:textId="6D777B86" w:rsidR="00090D3A" w:rsidRPr="005E2E37" w:rsidRDefault="00090D3A" w:rsidP="002112B6">
      <w:pPr>
        <w:spacing w:line="276" w:lineRule="auto"/>
        <w:jc w:val="center"/>
        <w:rPr>
          <w:rFonts w:ascii="Arial" w:hAnsi="Arial" w:cs="Arial"/>
          <w:b/>
          <w:bCs/>
          <w:lang w:bidi="fa-IR"/>
        </w:rPr>
      </w:pPr>
      <w:r w:rsidRPr="005E2E37">
        <w:rPr>
          <w:rFonts w:ascii="Arial" w:hAnsi="Arial" w:cs="Arial"/>
          <w:b/>
          <w:bCs/>
          <w:sz w:val="22"/>
          <w:szCs w:val="22"/>
          <w:lang w:bidi="fa-IR"/>
        </w:rPr>
        <w:t>Fig</w:t>
      </w:r>
      <w:r w:rsidR="005B7E53">
        <w:rPr>
          <w:rFonts w:ascii="Arial" w:hAnsi="Arial" w:cs="Arial"/>
          <w:b/>
          <w:bCs/>
          <w:sz w:val="22"/>
          <w:szCs w:val="22"/>
          <w:lang w:bidi="fa-IR"/>
        </w:rPr>
        <w:t xml:space="preserve"> </w:t>
      </w:r>
      <w:r w:rsidR="00C7538A">
        <w:rPr>
          <w:rFonts w:ascii="Arial" w:hAnsi="Arial" w:cs="Arial"/>
          <w:b/>
          <w:bCs/>
          <w:sz w:val="22"/>
          <w:szCs w:val="22"/>
          <w:lang w:bidi="fa-IR"/>
        </w:rPr>
        <w:t>4</w:t>
      </w:r>
      <w:r w:rsidRPr="005E2E37">
        <w:rPr>
          <w:rFonts w:ascii="Arial" w:hAnsi="Arial" w:cs="Arial"/>
          <w:b/>
          <w:bCs/>
          <w:sz w:val="22"/>
          <w:szCs w:val="22"/>
          <w:lang w:bidi="fa-IR"/>
        </w:rPr>
        <w:t xml:space="preserve">. </w:t>
      </w:r>
      <w:r w:rsidR="009B1C72">
        <w:rPr>
          <w:rFonts w:ascii="Arial" w:hAnsi="Arial" w:cs="Arial"/>
          <w:b/>
          <w:bCs/>
          <w:sz w:val="22"/>
          <w:szCs w:val="22"/>
          <w:lang w:bidi="fa-IR"/>
        </w:rPr>
        <w:t xml:space="preserve">Comparison between </w:t>
      </w:r>
      <w:r w:rsidR="00A4243E">
        <w:rPr>
          <w:rFonts w:ascii="Arial" w:hAnsi="Arial" w:cs="Arial"/>
          <w:b/>
          <w:bCs/>
          <w:sz w:val="22"/>
          <w:szCs w:val="22"/>
          <w:lang w:bidi="fa-IR"/>
        </w:rPr>
        <w:t xml:space="preserve">simulated LV dimensions and the collected clinical data. </w:t>
      </w:r>
      <w:r w:rsidR="000B5DBD" w:rsidRPr="00EF04CE">
        <w:rPr>
          <w:rFonts w:ascii="Arial" w:hAnsi="Arial" w:cs="Arial"/>
          <w:sz w:val="22"/>
          <w:szCs w:val="22"/>
          <w:lang w:bidi="fa-IR"/>
        </w:rPr>
        <w:t>Simulated variables are indexed by average</w:t>
      </w:r>
      <w:r w:rsidR="00785FF1">
        <w:rPr>
          <w:rFonts w:ascii="Arial" w:hAnsi="Arial" w:cs="Arial"/>
          <w:sz w:val="22"/>
          <w:szCs w:val="22"/>
          <w:vertAlign w:val="superscript"/>
          <w:lang w:bidi="fa-IR"/>
        </w:rPr>
        <w:t xml:space="preserve"> </w:t>
      </w:r>
      <w:r w:rsidR="00785FF1">
        <w:rPr>
          <w:rFonts w:ascii="Arial" w:hAnsi="Arial" w:cs="Arial"/>
          <w:sz w:val="22"/>
          <w:szCs w:val="22"/>
          <w:lang w:bidi="fa-IR"/>
        </w:rPr>
        <w:t>body surface area of 1.9 m</w:t>
      </w:r>
      <w:r w:rsidR="00785FF1">
        <w:rPr>
          <w:rFonts w:ascii="Arial" w:hAnsi="Arial" w:cs="Arial"/>
          <w:sz w:val="22"/>
          <w:szCs w:val="22"/>
          <w:vertAlign w:val="superscript"/>
          <w:lang w:bidi="fa-IR"/>
        </w:rPr>
        <w:t>2</w:t>
      </w:r>
      <w:r w:rsidR="000B5DBD" w:rsidRPr="00EF04CE">
        <w:rPr>
          <w:rFonts w:ascii="Arial" w:hAnsi="Arial" w:cs="Arial"/>
          <w:sz w:val="22"/>
          <w:szCs w:val="22"/>
          <w:lang w:bidi="fa-IR"/>
        </w:rPr>
        <w:t xml:space="preserve">. </w:t>
      </w:r>
      <w:r w:rsidR="00DE0639" w:rsidRPr="00EF04CE">
        <w:rPr>
          <w:rFonts w:ascii="Arial" w:hAnsi="Arial" w:cs="Arial"/>
          <w:sz w:val="22"/>
          <w:szCs w:val="22"/>
          <w:lang w:bidi="fa-IR"/>
        </w:rPr>
        <w:t>Model prediction</w:t>
      </w:r>
      <w:r w:rsidR="00876DE2">
        <w:rPr>
          <w:rFonts w:ascii="Arial" w:hAnsi="Arial" w:cs="Arial"/>
          <w:sz w:val="22"/>
          <w:szCs w:val="22"/>
          <w:lang w:bidi="fa-IR"/>
        </w:rPr>
        <w:t>s</w:t>
      </w:r>
      <w:r w:rsidR="00DE0639" w:rsidRPr="00EF04CE">
        <w:rPr>
          <w:rFonts w:ascii="Arial" w:hAnsi="Arial" w:cs="Arial"/>
          <w:sz w:val="22"/>
          <w:szCs w:val="22"/>
          <w:lang w:bidi="fa-IR"/>
        </w:rPr>
        <w:t xml:space="preserve"> </w:t>
      </w:r>
      <w:r w:rsidR="00CF723A" w:rsidRPr="00EF04CE">
        <w:rPr>
          <w:rFonts w:ascii="Arial" w:hAnsi="Arial" w:cs="Arial"/>
          <w:sz w:val="22"/>
          <w:szCs w:val="22"/>
          <w:lang w:bidi="fa-IR"/>
        </w:rPr>
        <w:t xml:space="preserve">for different severity of disease are shown with </w:t>
      </w:r>
      <w:r w:rsidR="000E6E79" w:rsidRPr="00EF04CE">
        <w:rPr>
          <w:rFonts w:ascii="Arial" w:hAnsi="Arial" w:cs="Arial"/>
          <w:sz w:val="22"/>
          <w:szCs w:val="22"/>
          <w:lang w:bidi="fa-IR"/>
        </w:rPr>
        <w:t xml:space="preserve">“x” marker and clinical data are shown with </w:t>
      </w:r>
      <w:r w:rsidR="00971A32" w:rsidRPr="00EF04CE">
        <w:rPr>
          <w:rFonts w:ascii="Arial" w:hAnsi="Arial" w:cs="Arial"/>
          <w:sz w:val="22"/>
          <w:szCs w:val="22"/>
          <w:lang w:bidi="fa-IR"/>
        </w:rPr>
        <w:t xml:space="preserve">“o” marker. </w:t>
      </w:r>
      <m:oMath>
        <m:sSub>
          <m:sSubPr>
            <m:ctrlPr>
              <w:rPr>
                <w:rFonts w:ascii="Cambria Math" w:eastAsiaTheme="minorEastAsia" w:hAnsi="Cambria Math" w:cs="Arial"/>
                <w:iCs/>
                <w:sz w:val="22"/>
                <w:szCs w:val="22"/>
                <w:lang w:bidi="fa-IR"/>
              </w:rPr>
            </m:ctrlPr>
          </m:sSubPr>
          <m:e>
            <m:r>
              <m:rPr>
                <m:nor/>
              </m:rPr>
              <w:rPr>
                <w:rFonts w:ascii="Cambria Math" w:hAnsi="Cambria Math" w:cs="Arial"/>
                <w:sz w:val="22"/>
                <w:szCs w:val="22"/>
                <w:lang w:bidi="fa-IR"/>
              </w:rPr>
              <m:t>∆</m:t>
            </m:r>
            <m:r>
              <m:rPr>
                <m:sty m:val="p"/>
              </m:rPr>
              <w:rPr>
                <w:rFonts w:ascii="Cambria Math" w:eastAsiaTheme="minorEastAsia" w:hAnsi="Cambria Math" w:cs="Arial"/>
                <w:sz w:val="22"/>
                <w:szCs w:val="22"/>
                <w:lang w:bidi="fa-IR"/>
              </w:rPr>
              <m:t>R</m:t>
            </m:r>
          </m:e>
          <m:sub>
            <m:r>
              <m:rPr>
                <m:sty m:val="p"/>
              </m:rPr>
              <w:rPr>
                <w:rFonts w:ascii="Cambria Math" w:eastAsiaTheme="minorEastAsia" w:hAnsi="Cambria Math" w:cs="Arial"/>
                <w:sz w:val="22"/>
                <w:szCs w:val="22"/>
                <w:lang w:bidi="fa-IR"/>
              </w:rPr>
              <m:t>aorta</m:t>
            </m:r>
          </m:sub>
        </m:sSub>
      </m:oMath>
      <w:r w:rsidR="00F13C28" w:rsidRPr="00EF04CE">
        <w:rPr>
          <w:rFonts w:ascii="Arial" w:eastAsiaTheme="minorEastAsia" w:hAnsi="Arial" w:cs="Arial"/>
          <w:iCs/>
          <w:sz w:val="22"/>
          <w:szCs w:val="22"/>
          <w:lang w:bidi="fa-IR"/>
        </w:rPr>
        <w:t>= change in the aortic resistance factor</w:t>
      </w:r>
      <w:r w:rsidR="00EF04CE" w:rsidRPr="00EF04CE">
        <w:rPr>
          <w:rFonts w:ascii="Arial" w:eastAsiaTheme="minorEastAsia" w:hAnsi="Arial" w:cs="Arial"/>
          <w:iCs/>
          <w:sz w:val="22"/>
          <w:szCs w:val="22"/>
          <w:lang w:bidi="fa-IR"/>
        </w:rPr>
        <w:t>, RV= regurgitant volume.</w:t>
      </w:r>
    </w:p>
    <w:p w14:paraId="15B07101" w14:textId="05C50265" w:rsidR="008612BD" w:rsidRDefault="008612BD" w:rsidP="002112B6">
      <w:pPr>
        <w:spacing w:line="276" w:lineRule="auto"/>
        <w:jc w:val="both"/>
        <w:rPr>
          <w:rFonts w:ascii="Arial" w:hAnsi="Arial" w:cs="Arial"/>
          <w:lang w:bidi="fa-IR"/>
        </w:rPr>
      </w:pPr>
    </w:p>
    <w:p w14:paraId="7ED8B55F" w14:textId="77777777" w:rsidR="00234D6F" w:rsidRDefault="00234D6F" w:rsidP="002112B6">
      <w:pPr>
        <w:spacing w:line="276" w:lineRule="auto"/>
        <w:rPr>
          <w:rFonts w:ascii="Arial" w:hAnsi="Arial" w:cs="Arial"/>
          <w:lang w:bidi="fa-IR"/>
        </w:rPr>
      </w:pPr>
    </w:p>
    <w:p w14:paraId="0FEAD504" w14:textId="17784BD6" w:rsidR="008612BD" w:rsidRDefault="008612BD" w:rsidP="002112B6">
      <w:pPr>
        <w:spacing w:line="276" w:lineRule="auto"/>
        <w:rPr>
          <w:rFonts w:ascii="Arial" w:hAnsi="Arial" w:cs="Arial"/>
          <w:lang w:bidi="fa-IR"/>
        </w:rPr>
      </w:pPr>
      <w:r>
        <w:rPr>
          <w:rFonts w:ascii="Arial" w:hAnsi="Arial" w:cs="Arial"/>
          <w:lang w:bidi="fa-IR"/>
        </w:rPr>
        <w:br w:type="page"/>
      </w:r>
    </w:p>
    <w:p w14:paraId="61722C40" w14:textId="544405AF" w:rsidR="00A53BDA" w:rsidRPr="005E2E37" w:rsidRDefault="00234D6F" w:rsidP="002112B6">
      <w:pPr>
        <w:spacing w:line="276" w:lineRule="auto"/>
        <w:ind w:firstLine="720"/>
        <w:jc w:val="both"/>
        <w:rPr>
          <w:rFonts w:ascii="Arial" w:hAnsi="Arial" w:cs="Arial"/>
          <w:sz w:val="22"/>
          <w:szCs w:val="22"/>
          <w:lang w:bidi="fa-IR"/>
        </w:rPr>
      </w:pPr>
      <w:r w:rsidRPr="005E2E37">
        <w:rPr>
          <w:rFonts w:ascii="Arial" w:hAnsi="Arial" w:cs="Arial"/>
          <w:sz w:val="22"/>
          <w:szCs w:val="22"/>
          <w:lang w:bidi="fa-IR"/>
        </w:rPr>
        <w:lastRenderedPageBreak/>
        <w:t xml:space="preserve">Fig </w:t>
      </w:r>
      <w:r w:rsidR="000879EF">
        <w:rPr>
          <w:rFonts w:ascii="Arial" w:hAnsi="Arial" w:cs="Arial"/>
          <w:sz w:val="22"/>
          <w:szCs w:val="22"/>
          <w:lang w:bidi="fa-IR"/>
        </w:rPr>
        <w:t>5</w:t>
      </w:r>
      <w:r w:rsidRPr="005E2E37">
        <w:rPr>
          <w:rFonts w:ascii="Arial" w:hAnsi="Arial" w:cs="Arial"/>
          <w:sz w:val="22"/>
          <w:szCs w:val="22"/>
          <w:lang w:bidi="fa-IR"/>
        </w:rPr>
        <w:t xml:space="preserve">.  </w:t>
      </w:r>
      <w:r w:rsidR="00386EF1" w:rsidRPr="005E2E37">
        <w:rPr>
          <w:rFonts w:ascii="Arial" w:hAnsi="Arial" w:cs="Arial"/>
          <w:sz w:val="22"/>
          <w:szCs w:val="22"/>
          <w:lang w:bidi="fa-IR"/>
        </w:rPr>
        <w:t>I</w:t>
      </w:r>
      <w:r w:rsidRPr="005E2E37">
        <w:rPr>
          <w:rFonts w:ascii="Arial" w:hAnsi="Arial" w:cs="Arial"/>
          <w:sz w:val="22"/>
          <w:szCs w:val="22"/>
          <w:lang w:bidi="fa-IR"/>
        </w:rPr>
        <w:t xml:space="preserve">llustrates </w:t>
      </w:r>
      <w:r w:rsidR="0021446D">
        <w:rPr>
          <w:rFonts w:ascii="Arial" w:hAnsi="Arial" w:cs="Arial"/>
          <w:sz w:val="22"/>
          <w:szCs w:val="22"/>
          <w:lang w:bidi="fa-IR"/>
        </w:rPr>
        <w:t xml:space="preserve">predicted </w:t>
      </w:r>
      <w:r w:rsidRPr="005E2E37">
        <w:rPr>
          <w:rFonts w:ascii="Arial" w:hAnsi="Arial" w:cs="Arial"/>
          <w:sz w:val="22"/>
          <w:szCs w:val="22"/>
          <w:lang w:bidi="fa-IR"/>
        </w:rPr>
        <w:t xml:space="preserve">LV systolic function </w:t>
      </w:r>
      <w:r w:rsidR="001B16B8">
        <w:rPr>
          <w:rFonts w:ascii="Arial" w:hAnsi="Arial" w:cs="Arial"/>
          <w:sz w:val="22"/>
          <w:szCs w:val="22"/>
          <w:lang w:bidi="fa-IR"/>
        </w:rPr>
        <w:t xml:space="preserve">versus the measured </w:t>
      </w:r>
      <w:r w:rsidR="00097994">
        <w:rPr>
          <w:rFonts w:ascii="Arial" w:hAnsi="Arial" w:cs="Arial"/>
          <w:sz w:val="22"/>
          <w:szCs w:val="22"/>
          <w:lang w:bidi="fa-IR"/>
        </w:rPr>
        <w:t xml:space="preserve">values in </w:t>
      </w:r>
      <w:r w:rsidR="001B16B8">
        <w:rPr>
          <w:rFonts w:ascii="Arial" w:hAnsi="Arial" w:cs="Arial"/>
          <w:sz w:val="22"/>
          <w:szCs w:val="22"/>
          <w:lang w:bidi="fa-IR"/>
        </w:rPr>
        <w:t xml:space="preserve">clinical data </w:t>
      </w:r>
      <w:r w:rsidR="00A27878">
        <w:rPr>
          <w:rFonts w:ascii="Arial" w:hAnsi="Arial" w:cs="Arial"/>
          <w:sz w:val="22"/>
          <w:szCs w:val="22"/>
          <w:lang w:bidi="fa-IR"/>
        </w:rPr>
        <w:t>(Table 3)</w:t>
      </w:r>
      <w:r w:rsidR="00097994">
        <w:rPr>
          <w:rFonts w:ascii="Arial" w:hAnsi="Arial" w:cs="Arial"/>
          <w:sz w:val="22"/>
          <w:szCs w:val="22"/>
          <w:lang w:bidi="fa-IR"/>
        </w:rPr>
        <w:t xml:space="preserve"> for </w:t>
      </w:r>
      <w:r w:rsidR="00AC2D4A">
        <w:rPr>
          <w:rFonts w:ascii="Arial" w:hAnsi="Arial" w:cs="Arial"/>
          <w:sz w:val="22"/>
          <w:szCs w:val="22"/>
          <w:lang w:bidi="fa-IR"/>
        </w:rPr>
        <w:t xml:space="preserve">both types of valvular disorders. For aortic stenosis, </w:t>
      </w:r>
      <w:r w:rsidR="00101230">
        <w:rPr>
          <w:rFonts w:ascii="Arial" w:hAnsi="Arial" w:cs="Arial"/>
          <w:sz w:val="22"/>
          <w:szCs w:val="22"/>
          <w:lang w:bidi="fa-IR"/>
        </w:rPr>
        <w:t xml:space="preserve">model simulated a </w:t>
      </w:r>
      <w:r w:rsidR="002D0D49">
        <w:rPr>
          <w:rFonts w:ascii="Arial" w:hAnsi="Arial" w:cs="Arial"/>
          <w:sz w:val="22"/>
          <w:szCs w:val="22"/>
          <w:lang w:bidi="fa-IR"/>
        </w:rPr>
        <w:t>tiny</w:t>
      </w:r>
      <w:r w:rsidR="00101230">
        <w:rPr>
          <w:rFonts w:ascii="Arial" w:hAnsi="Arial" w:cs="Arial"/>
          <w:sz w:val="22"/>
          <w:szCs w:val="22"/>
          <w:lang w:bidi="fa-IR"/>
        </w:rPr>
        <w:t xml:space="preserve"> decrease in the stroke volume </w:t>
      </w:r>
      <w:r w:rsidR="00124B6F">
        <w:rPr>
          <w:rFonts w:ascii="Arial" w:hAnsi="Arial" w:cs="Arial"/>
          <w:sz w:val="22"/>
          <w:szCs w:val="22"/>
          <w:lang w:bidi="fa-IR"/>
        </w:rPr>
        <w:t>indexed and ejection fraction</w:t>
      </w:r>
      <w:r w:rsidR="000A6BF1">
        <w:rPr>
          <w:rFonts w:ascii="Arial" w:hAnsi="Arial" w:cs="Arial"/>
          <w:sz w:val="22"/>
          <w:szCs w:val="22"/>
          <w:lang w:bidi="fa-IR"/>
        </w:rPr>
        <w:t xml:space="preserve"> as </w:t>
      </w:r>
      <w:r w:rsidR="002E517E">
        <w:rPr>
          <w:rFonts w:ascii="Arial" w:hAnsi="Arial" w:cs="Arial"/>
          <w:sz w:val="22"/>
          <w:szCs w:val="22"/>
          <w:lang w:bidi="fa-IR"/>
        </w:rPr>
        <w:t xml:space="preserve">the </w:t>
      </w:r>
      <w:r w:rsidR="0067510D">
        <w:rPr>
          <w:rFonts w:ascii="Arial" w:hAnsi="Arial" w:cs="Arial"/>
          <w:sz w:val="22"/>
          <w:szCs w:val="22"/>
          <w:lang w:bidi="fa-IR"/>
        </w:rPr>
        <w:t xml:space="preserve">change in the </w:t>
      </w:r>
      <w:r w:rsidR="002E517E">
        <w:rPr>
          <w:rFonts w:ascii="Arial" w:hAnsi="Arial" w:cs="Arial"/>
          <w:sz w:val="22"/>
          <w:szCs w:val="22"/>
          <w:lang w:bidi="fa-IR"/>
        </w:rPr>
        <w:t>aortic resistance (</w:t>
      </w:r>
      <m:oMath>
        <m:sSub>
          <m:sSubPr>
            <m:ctrlPr>
              <w:rPr>
                <w:rFonts w:ascii="Cambria Math" w:eastAsiaTheme="minorEastAsia" w:hAnsi="Cambria Math" w:cs="Arial"/>
                <w:iCs/>
                <w:sz w:val="22"/>
                <w:szCs w:val="22"/>
                <w:lang w:bidi="fa-IR"/>
              </w:rPr>
            </m:ctrlPr>
          </m:sSubPr>
          <m:e>
            <m:r>
              <m:rPr>
                <m:nor/>
              </m:rPr>
              <w:rPr>
                <w:rFonts w:ascii="Cambria Math" w:hAnsi="Cambria Math" w:cs="Arial"/>
                <w:sz w:val="22"/>
                <w:szCs w:val="22"/>
                <w:lang w:bidi="fa-IR"/>
              </w:rPr>
              <m:t>∆</m:t>
            </m:r>
            <m:r>
              <m:rPr>
                <m:sty m:val="p"/>
              </m:rPr>
              <w:rPr>
                <w:rFonts w:ascii="Cambria Math" w:eastAsiaTheme="minorEastAsia" w:hAnsi="Cambria Math" w:cs="Arial"/>
                <w:sz w:val="22"/>
                <w:szCs w:val="22"/>
                <w:lang w:bidi="fa-IR"/>
              </w:rPr>
              <m:t>R</m:t>
            </m:r>
          </m:e>
          <m:sub>
            <m:r>
              <m:rPr>
                <m:sty m:val="p"/>
              </m:rPr>
              <w:rPr>
                <w:rFonts w:ascii="Cambria Math" w:eastAsiaTheme="minorEastAsia" w:hAnsi="Cambria Math" w:cs="Arial"/>
                <w:sz w:val="22"/>
                <w:szCs w:val="22"/>
                <w:lang w:bidi="fa-IR"/>
              </w:rPr>
              <m:t>aorta</m:t>
            </m:r>
          </m:sub>
        </m:sSub>
      </m:oMath>
      <w:r w:rsidR="002E517E">
        <w:rPr>
          <w:rFonts w:ascii="Arial" w:eastAsiaTheme="minorEastAsia" w:hAnsi="Arial" w:cs="Arial"/>
          <w:iCs/>
          <w:sz w:val="22"/>
          <w:szCs w:val="22"/>
          <w:lang w:bidi="fa-IR"/>
        </w:rPr>
        <w:t>) increased</w:t>
      </w:r>
      <w:r w:rsidR="005D4646">
        <w:rPr>
          <w:rFonts w:ascii="Arial" w:hAnsi="Arial" w:cs="Arial"/>
          <w:sz w:val="22"/>
          <w:szCs w:val="22"/>
          <w:lang w:bidi="fa-IR"/>
        </w:rPr>
        <w:t>, but both were</w:t>
      </w:r>
      <w:r w:rsidR="007E067B">
        <w:rPr>
          <w:rFonts w:ascii="Arial" w:hAnsi="Arial" w:cs="Arial"/>
          <w:sz w:val="22"/>
          <w:szCs w:val="22"/>
          <w:lang w:bidi="fa-IR"/>
        </w:rPr>
        <w:t xml:space="preserve"> still</w:t>
      </w:r>
      <w:r w:rsidR="005D4646">
        <w:rPr>
          <w:rFonts w:ascii="Arial" w:hAnsi="Arial" w:cs="Arial"/>
          <w:sz w:val="22"/>
          <w:szCs w:val="22"/>
          <w:lang w:bidi="fa-IR"/>
        </w:rPr>
        <w:t xml:space="preserve"> in the </w:t>
      </w:r>
      <w:r w:rsidR="00C049F0">
        <w:rPr>
          <w:rFonts w:ascii="Arial" w:hAnsi="Arial" w:cs="Arial"/>
          <w:sz w:val="22"/>
          <w:szCs w:val="22"/>
          <w:lang w:bidi="fa-IR"/>
        </w:rPr>
        <w:t xml:space="preserve">reported </w:t>
      </w:r>
      <w:r w:rsidR="005D4646">
        <w:rPr>
          <w:rFonts w:ascii="Arial" w:hAnsi="Arial" w:cs="Arial"/>
          <w:sz w:val="22"/>
          <w:szCs w:val="22"/>
          <w:lang w:bidi="fa-IR"/>
        </w:rPr>
        <w:t xml:space="preserve">range </w:t>
      </w:r>
      <w:r w:rsidR="00C049F0">
        <w:rPr>
          <w:rFonts w:ascii="Arial" w:hAnsi="Arial" w:cs="Arial"/>
          <w:sz w:val="22"/>
          <w:szCs w:val="22"/>
          <w:lang w:bidi="fa-IR"/>
        </w:rPr>
        <w:t>for the clinical</w:t>
      </w:r>
      <w:r w:rsidR="005D4646">
        <w:rPr>
          <w:rFonts w:ascii="Arial" w:hAnsi="Arial" w:cs="Arial"/>
          <w:sz w:val="22"/>
          <w:szCs w:val="22"/>
          <w:lang w:bidi="fa-IR"/>
        </w:rPr>
        <w:t xml:space="preserve"> data</w:t>
      </w:r>
      <w:r w:rsidR="00025A69">
        <w:rPr>
          <w:rFonts w:ascii="Arial" w:hAnsi="Arial" w:cs="Arial"/>
          <w:sz w:val="22"/>
          <w:szCs w:val="22"/>
          <w:lang w:bidi="fa-IR"/>
        </w:rPr>
        <w:t xml:space="preserve">. </w:t>
      </w:r>
      <w:r w:rsidR="0067510D">
        <w:rPr>
          <w:rFonts w:ascii="Arial" w:hAnsi="Arial" w:cs="Arial"/>
          <w:sz w:val="22"/>
          <w:szCs w:val="22"/>
          <w:lang w:bidi="fa-IR"/>
        </w:rPr>
        <w:t xml:space="preserve">For mitral regurgitation, stroke volume followed the reported trend for patients </w:t>
      </w:r>
      <w:r w:rsidR="002A1650">
        <w:rPr>
          <w:rFonts w:ascii="Arial" w:hAnsi="Arial" w:cs="Arial"/>
          <w:sz w:val="22"/>
          <w:szCs w:val="22"/>
          <w:lang w:bidi="fa-IR"/>
        </w:rPr>
        <w:t xml:space="preserve">as the </w:t>
      </w:r>
      <w:r w:rsidR="00AF5D1E">
        <w:rPr>
          <w:rFonts w:ascii="Arial" w:hAnsi="Arial" w:cs="Arial"/>
          <w:sz w:val="22"/>
          <w:szCs w:val="22"/>
          <w:lang w:bidi="fa-IR"/>
        </w:rPr>
        <w:t xml:space="preserve">severity of volume overloading </w:t>
      </w:r>
      <w:r w:rsidR="000D12A8">
        <w:rPr>
          <w:rFonts w:ascii="Arial" w:hAnsi="Arial" w:cs="Arial"/>
          <w:sz w:val="22"/>
          <w:szCs w:val="22"/>
          <w:lang w:bidi="fa-IR"/>
        </w:rPr>
        <w:t xml:space="preserve">was </w:t>
      </w:r>
      <w:r w:rsidR="00506364">
        <w:rPr>
          <w:rFonts w:ascii="Arial" w:hAnsi="Arial" w:cs="Arial"/>
          <w:sz w:val="22"/>
          <w:szCs w:val="22"/>
          <w:lang w:bidi="fa-IR"/>
        </w:rPr>
        <w:t>worsting</w:t>
      </w:r>
      <w:r w:rsidR="00BE4811">
        <w:rPr>
          <w:rFonts w:ascii="Arial" w:hAnsi="Arial" w:cs="Arial"/>
          <w:sz w:val="22"/>
          <w:szCs w:val="22"/>
          <w:lang w:bidi="fa-IR"/>
        </w:rPr>
        <w:t xml:space="preserve">. </w:t>
      </w:r>
      <w:r w:rsidR="00506364">
        <w:rPr>
          <w:rFonts w:ascii="Arial" w:hAnsi="Arial" w:cs="Arial"/>
          <w:sz w:val="22"/>
          <w:szCs w:val="22"/>
          <w:lang w:bidi="fa-IR"/>
        </w:rPr>
        <w:t>However, the</w:t>
      </w:r>
      <w:r w:rsidR="00C64CE7">
        <w:rPr>
          <w:rFonts w:ascii="Arial" w:hAnsi="Arial" w:cs="Arial"/>
          <w:sz w:val="22"/>
          <w:szCs w:val="22"/>
          <w:lang w:bidi="fa-IR"/>
        </w:rPr>
        <w:t xml:space="preserve"> </w:t>
      </w:r>
      <w:r w:rsidR="00A644F3">
        <w:rPr>
          <w:rFonts w:ascii="Arial" w:hAnsi="Arial" w:cs="Arial"/>
          <w:sz w:val="22"/>
          <w:szCs w:val="22"/>
          <w:lang w:bidi="fa-IR"/>
        </w:rPr>
        <w:t>calculated</w:t>
      </w:r>
      <w:r w:rsidR="00506364">
        <w:rPr>
          <w:rFonts w:ascii="Arial" w:hAnsi="Arial" w:cs="Arial"/>
          <w:sz w:val="22"/>
          <w:szCs w:val="22"/>
          <w:lang w:bidi="fa-IR"/>
        </w:rPr>
        <w:t xml:space="preserve"> </w:t>
      </w:r>
      <w:r w:rsidR="00C64CE7">
        <w:rPr>
          <w:rFonts w:ascii="Arial" w:hAnsi="Arial" w:cs="Arial"/>
          <w:sz w:val="22"/>
          <w:szCs w:val="22"/>
          <w:lang w:bidi="fa-IR"/>
        </w:rPr>
        <w:t xml:space="preserve">ejection fraction was lower than the </w:t>
      </w:r>
      <w:r w:rsidR="001014CE">
        <w:rPr>
          <w:rFonts w:ascii="Arial" w:hAnsi="Arial" w:cs="Arial"/>
          <w:sz w:val="22"/>
          <w:szCs w:val="22"/>
          <w:lang w:bidi="fa-IR"/>
        </w:rPr>
        <w:t>reported data</w:t>
      </w:r>
      <w:r w:rsidR="004404F5">
        <w:rPr>
          <w:rFonts w:ascii="Arial" w:hAnsi="Arial" w:cs="Arial"/>
          <w:sz w:val="22"/>
          <w:szCs w:val="22"/>
          <w:lang w:bidi="fa-IR"/>
        </w:rPr>
        <w:t>.</w:t>
      </w:r>
    </w:p>
    <w:p w14:paraId="33276333" w14:textId="77777777" w:rsidR="00234D6F" w:rsidRDefault="00234D6F" w:rsidP="002112B6">
      <w:pPr>
        <w:spacing w:line="276" w:lineRule="auto"/>
        <w:rPr>
          <w:rFonts w:ascii="Arial" w:hAnsi="Arial" w:cs="Arial"/>
          <w:lang w:bidi="fa-IR"/>
        </w:rPr>
      </w:pPr>
    </w:p>
    <w:p w14:paraId="32BB6BF4" w14:textId="0749A1D9" w:rsidR="008612BD" w:rsidRDefault="00683B84" w:rsidP="002112B6">
      <w:pPr>
        <w:spacing w:line="276" w:lineRule="auto"/>
        <w:rPr>
          <w:rFonts w:ascii="Arial" w:hAnsi="Arial" w:cs="Arial"/>
          <w:lang w:bidi="fa-IR"/>
        </w:rPr>
      </w:pPr>
      <w:r>
        <w:rPr>
          <w:rFonts w:ascii="Arial" w:hAnsi="Arial" w:cs="Arial"/>
          <w:noProof/>
          <w:lang w:bidi="fa-IR"/>
        </w:rPr>
        <w:drawing>
          <wp:inline distT="0" distB="0" distL="0" distR="0" wp14:anchorId="2ED2B216" wp14:editId="743C056C">
            <wp:extent cx="6858000" cy="374967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3749675"/>
                    </a:xfrm>
                    <a:prstGeom prst="rect">
                      <a:avLst/>
                    </a:prstGeom>
                  </pic:spPr>
                </pic:pic>
              </a:graphicData>
            </a:graphic>
          </wp:inline>
        </w:drawing>
      </w:r>
    </w:p>
    <w:p w14:paraId="1BD43DA9" w14:textId="0F12B35D" w:rsidR="00090D3A" w:rsidRPr="005E2E37" w:rsidRDefault="00090D3A" w:rsidP="002112B6">
      <w:pPr>
        <w:spacing w:line="276" w:lineRule="auto"/>
        <w:jc w:val="center"/>
        <w:rPr>
          <w:rFonts w:ascii="Arial" w:hAnsi="Arial" w:cs="Arial"/>
          <w:b/>
          <w:bCs/>
          <w:lang w:bidi="fa-IR"/>
        </w:rPr>
      </w:pPr>
      <w:r w:rsidRPr="005E2E37">
        <w:rPr>
          <w:rFonts w:ascii="Arial" w:hAnsi="Arial" w:cs="Arial"/>
          <w:b/>
          <w:bCs/>
          <w:lang w:bidi="fa-IR"/>
        </w:rPr>
        <w:t>Fig</w:t>
      </w:r>
      <w:r w:rsidR="005B7E53">
        <w:rPr>
          <w:rFonts w:ascii="Arial" w:hAnsi="Arial" w:cs="Arial"/>
          <w:b/>
          <w:bCs/>
          <w:lang w:bidi="fa-IR"/>
        </w:rPr>
        <w:t xml:space="preserve"> </w:t>
      </w:r>
      <w:r w:rsidR="00C7538A">
        <w:rPr>
          <w:rFonts w:ascii="Arial" w:hAnsi="Arial" w:cs="Arial"/>
          <w:b/>
          <w:bCs/>
          <w:lang w:bidi="fa-IR"/>
        </w:rPr>
        <w:t>5</w:t>
      </w:r>
      <w:r w:rsidRPr="005E2E37">
        <w:rPr>
          <w:rFonts w:ascii="Arial" w:hAnsi="Arial" w:cs="Arial"/>
          <w:b/>
          <w:bCs/>
          <w:lang w:bidi="fa-IR"/>
        </w:rPr>
        <w:t xml:space="preserve">. </w:t>
      </w:r>
      <w:r w:rsidR="00EE0378">
        <w:rPr>
          <w:rFonts w:ascii="Arial" w:hAnsi="Arial" w:cs="Arial"/>
          <w:b/>
          <w:bCs/>
          <w:sz w:val="22"/>
          <w:szCs w:val="22"/>
          <w:lang w:bidi="fa-IR"/>
        </w:rPr>
        <w:t xml:space="preserve">Comparison between simulated LV systolic function and the collected clinical data. </w:t>
      </w:r>
      <w:r w:rsidR="00EE0378" w:rsidRPr="00EF04CE">
        <w:rPr>
          <w:rFonts w:ascii="Arial" w:hAnsi="Arial" w:cs="Arial"/>
          <w:sz w:val="22"/>
          <w:szCs w:val="22"/>
          <w:lang w:bidi="fa-IR"/>
        </w:rPr>
        <w:t xml:space="preserve">Simulated </w:t>
      </w:r>
      <w:r w:rsidR="00124B6F">
        <w:rPr>
          <w:rFonts w:ascii="Arial" w:hAnsi="Arial" w:cs="Arial"/>
          <w:sz w:val="22"/>
          <w:szCs w:val="22"/>
          <w:lang w:bidi="fa-IR"/>
        </w:rPr>
        <w:t>stroke volume is</w:t>
      </w:r>
      <w:r w:rsidR="00EE0378" w:rsidRPr="00EF04CE">
        <w:rPr>
          <w:rFonts w:ascii="Arial" w:hAnsi="Arial" w:cs="Arial"/>
          <w:sz w:val="22"/>
          <w:szCs w:val="22"/>
          <w:lang w:bidi="fa-IR"/>
        </w:rPr>
        <w:t xml:space="preserve"> indexed by average</w:t>
      </w:r>
      <w:r w:rsidR="00EE0378">
        <w:rPr>
          <w:rFonts w:ascii="Arial" w:hAnsi="Arial" w:cs="Arial"/>
          <w:sz w:val="22"/>
          <w:szCs w:val="22"/>
          <w:vertAlign w:val="superscript"/>
          <w:lang w:bidi="fa-IR"/>
        </w:rPr>
        <w:t xml:space="preserve"> </w:t>
      </w:r>
      <w:r w:rsidR="00EE0378">
        <w:rPr>
          <w:rFonts w:ascii="Arial" w:hAnsi="Arial" w:cs="Arial"/>
          <w:sz w:val="22"/>
          <w:szCs w:val="22"/>
          <w:lang w:bidi="fa-IR"/>
        </w:rPr>
        <w:t>body surface area of 1.9 m</w:t>
      </w:r>
      <w:r w:rsidR="00EE0378">
        <w:rPr>
          <w:rFonts w:ascii="Arial" w:hAnsi="Arial" w:cs="Arial"/>
          <w:sz w:val="22"/>
          <w:szCs w:val="22"/>
          <w:vertAlign w:val="superscript"/>
          <w:lang w:bidi="fa-IR"/>
        </w:rPr>
        <w:t>2</w:t>
      </w:r>
      <w:r w:rsidR="00EE0378" w:rsidRPr="00EF04CE">
        <w:rPr>
          <w:rFonts w:ascii="Arial" w:hAnsi="Arial" w:cs="Arial"/>
          <w:sz w:val="22"/>
          <w:szCs w:val="22"/>
          <w:lang w:bidi="fa-IR"/>
        </w:rPr>
        <w:t>. Model prediction</w:t>
      </w:r>
      <w:r w:rsidR="00EE0378">
        <w:rPr>
          <w:rFonts w:ascii="Arial" w:hAnsi="Arial" w:cs="Arial"/>
          <w:sz w:val="22"/>
          <w:szCs w:val="22"/>
          <w:lang w:bidi="fa-IR"/>
        </w:rPr>
        <w:t>s</w:t>
      </w:r>
      <w:r w:rsidR="00EE0378" w:rsidRPr="00EF04CE">
        <w:rPr>
          <w:rFonts w:ascii="Arial" w:hAnsi="Arial" w:cs="Arial"/>
          <w:sz w:val="22"/>
          <w:szCs w:val="22"/>
          <w:lang w:bidi="fa-IR"/>
        </w:rPr>
        <w:t xml:space="preserve"> for different severity of disease are shown with “x” marker and clinical data are shown with “o” marker. </w:t>
      </w:r>
      <m:oMath>
        <m:sSub>
          <m:sSubPr>
            <m:ctrlPr>
              <w:rPr>
                <w:rFonts w:ascii="Cambria Math" w:eastAsiaTheme="minorEastAsia" w:hAnsi="Cambria Math" w:cs="Arial"/>
                <w:iCs/>
                <w:sz w:val="22"/>
                <w:szCs w:val="22"/>
                <w:lang w:bidi="fa-IR"/>
              </w:rPr>
            </m:ctrlPr>
          </m:sSubPr>
          <m:e>
            <m:r>
              <m:rPr>
                <m:nor/>
              </m:rPr>
              <w:rPr>
                <w:rFonts w:ascii="Cambria Math" w:hAnsi="Cambria Math" w:cs="Arial"/>
                <w:sz w:val="22"/>
                <w:szCs w:val="22"/>
                <w:lang w:bidi="fa-IR"/>
              </w:rPr>
              <m:t>∆</m:t>
            </m:r>
            <m:r>
              <m:rPr>
                <m:sty m:val="p"/>
              </m:rPr>
              <w:rPr>
                <w:rFonts w:ascii="Cambria Math" w:eastAsiaTheme="minorEastAsia" w:hAnsi="Cambria Math" w:cs="Arial"/>
                <w:sz w:val="22"/>
                <w:szCs w:val="22"/>
                <w:lang w:bidi="fa-IR"/>
              </w:rPr>
              <m:t>R</m:t>
            </m:r>
          </m:e>
          <m:sub>
            <m:r>
              <m:rPr>
                <m:sty m:val="p"/>
              </m:rPr>
              <w:rPr>
                <w:rFonts w:ascii="Cambria Math" w:eastAsiaTheme="minorEastAsia" w:hAnsi="Cambria Math" w:cs="Arial"/>
                <w:sz w:val="22"/>
                <w:szCs w:val="22"/>
                <w:lang w:bidi="fa-IR"/>
              </w:rPr>
              <m:t>aorta</m:t>
            </m:r>
          </m:sub>
        </m:sSub>
      </m:oMath>
      <w:r w:rsidR="00EE0378" w:rsidRPr="00EF04CE">
        <w:rPr>
          <w:rFonts w:ascii="Arial" w:eastAsiaTheme="minorEastAsia" w:hAnsi="Arial" w:cs="Arial"/>
          <w:iCs/>
          <w:sz w:val="22"/>
          <w:szCs w:val="22"/>
          <w:lang w:bidi="fa-IR"/>
        </w:rPr>
        <w:t>= change in the aortic resistance factor, RV= regurgitant volume.</w:t>
      </w:r>
    </w:p>
    <w:p w14:paraId="384E3B8F" w14:textId="533DC94C" w:rsidR="00234D6F" w:rsidRDefault="00234D6F" w:rsidP="002112B6">
      <w:pPr>
        <w:spacing w:line="276" w:lineRule="auto"/>
        <w:jc w:val="both"/>
        <w:rPr>
          <w:rFonts w:ascii="Arial" w:hAnsi="Arial" w:cs="Arial"/>
          <w:lang w:bidi="fa-IR"/>
        </w:rPr>
      </w:pPr>
    </w:p>
    <w:p w14:paraId="1BB62982" w14:textId="761CD040" w:rsidR="00090D3A" w:rsidRDefault="00234D6F" w:rsidP="002112B6">
      <w:pPr>
        <w:spacing w:line="276" w:lineRule="auto"/>
        <w:rPr>
          <w:rFonts w:ascii="Arial" w:hAnsi="Arial" w:cs="Arial"/>
          <w:lang w:bidi="fa-IR"/>
        </w:rPr>
      </w:pPr>
      <w:r>
        <w:rPr>
          <w:rFonts w:ascii="Arial" w:hAnsi="Arial" w:cs="Arial"/>
          <w:lang w:bidi="fa-IR"/>
        </w:rPr>
        <w:br w:type="page"/>
      </w:r>
    </w:p>
    <w:p w14:paraId="001122EE" w14:textId="10483D74" w:rsidR="00C7538A" w:rsidRPr="00C7615F" w:rsidRDefault="00C7538A" w:rsidP="002112B6">
      <w:pPr>
        <w:pStyle w:val="MTDisplayEquation"/>
        <w:ind w:firstLine="0"/>
        <w:rPr>
          <w:rFonts w:cs="Arial"/>
          <w:bCs/>
          <w:i/>
          <w:iCs/>
        </w:rPr>
      </w:pPr>
      <w:r w:rsidRPr="00C7615F">
        <w:rPr>
          <w:rFonts w:cs="Arial"/>
          <w:bCs/>
          <w:i/>
          <w:iCs/>
        </w:rPr>
        <w:lastRenderedPageBreak/>
        <w:t>Reveres growth (MR)</w:t>
      </w:r>
    </w:p>
    <w:p w14:paraId="07B662CC" w14:textId="0F6CD35C" w:rsidR="00972432" w:rsidRDefault="000879EF" w:rsidP="002112B6">
      <w:pPr>
        <w:spacing w:line="276" w:lineRule="auto"/>
        <w:jc w:val="both"/>
        <w:rPr>
          <w:rFonts w:ascii="Arial" w:hAnsi="Arial" w:cs="Arial"/>
          <w:sz w:val="22"/>
          <w:szCs w:val="22"/>
        </w:rPr>
      </w:pPr>
      <w:r>
        <w:rPr>
          <w:rFonts w:ascii="Arial" w:hAnsi="Arial" w:cs="Arial"/>
          <w:sz w:val="22"/>
          <w:szCs w:val="22"/>
        </w:rPr>
        <w:t xml:space="preserve">Fig 6. </w:t>
      </w:r>
      <w:r w:rsidR="00386EF1">
        <w:rPr>
          <w:rFonts w:ascii="Arial" w:hAnsi="Arial" w:cs="Arial"/>
          <w:sz w:val="22"/>
          <w:szCs w:val="22"/>
        </w:rPr>
        <w:t>S</w:t>
      </w:r>
      <w:r w:rsidR="007F096C">
        <w:rPr>
          <w:rFonts w:ascii="Arial" w:hAnsi="Arial" w:cs="Arial"/>
          <w:sz w:val="22"/>
          <w:szCs w:val="22"/>
        </w:rPr>
        <w:t>how</w:t>
      </w:r>
      <w:r w:rsidR="0061381F">
        <w:rPr>
          <w:rFonts w:ascii="Arial" w:hAnsi="Arial" w:cs="Arial"/>
          <w:sz w:val="22"/>
          <w:szCs w:val="22"/>
        </w:rPr>
        <w:t xml:space="preserve">s </w:t>
      </w:r>
      <w:r w:rsidR="00AF0CAF">
        <w:rPr>
          <w:rFonts w:ascii="Arial" w:hAnsi="Arial" w:cs="Arial"/>
          <w:sz w:val="22"/>
          <w:szCs w:val="22"/>
        </w:rPr>
        <w:t>an attempt in simulating</w:t>
      </w:r>
      <w:r w:rsidR="00085546">
        <w:rPr>
          <w:rFonts w:ascii="Arial" w:hAnsi="Arial" w:cs="Arial"/>
          <w:sz w:val="22"/>
          <w:szCs w:val="22"/>
        </w:rPr>
        <w:t xml:space="preserve"> the reverse growth in response to</w:t>
      </w:r>
      <w:r w:rsidR="0061381F">
        <w:rPr>
          <w:rFonts w:ascii="Arial" w:hAnsi="Arial" w:cs="Arial"/>
          <w:sz w:val="22"/>
          <w:szCs w:val="22"/>
        </w:rPr>
        <w:t xml:space="preserve"> </w:t>
      </w:r>
      <w:r w:rsidR="00085546">
        <w:rPr>
          <w:rFonts w:ascii="Arial" w:hAnsi="Arial" w:cs="Arial"/>
          <w:sz w:val="22"/>
          <w:szCs w:val="22"/>
        </w:rPr>
        <w:t>removal of</w:t>
      </w:r>
      <w:r w:rsidR="002945C7">
        <w:rPr>
          <w:rFonts w:ascii="Arial" w:hAnsi="Arial" w:cs="Arial"/>
          <w:sz w:val="22"/>
          <w:szCs w:val="22"/>
        </w:rPr>
        <w:t xml:space="preserve"> </w:t>
      </w:r>
      <w:r w:rsidR="00930E92">
        <w:rPr>
          <w:rFonts w:ascii="Arial" w:hAnsi="Arial" w:cs="Arial"/>
          <w:sz w:val="22"/>
          <w:szCs w:val="22"/>
        </w:rPr>
        <w:t xml:space="preserve">volume </w:t>
      </w:r>
      <w:r w:rsidR="002945C7">
        <w:rPr>
          <w:rFonts w:ascii="Arial" w:hAnsi="Arial" w:cs="Arial"/>
          <w:sz w:val="22"/>
          <w:szCs w:val="22"/>
        </w:rPr>
        <w:t>overloading</w:t>
      </w:r>
      <w:r w:rsidR="00930E92">
        <w:rPr>
          <w:rFonts w:ascii="Arial" w:hAnsi="Arial" w:cs="Arial"/>
          <w:sz w:val="22"/>
          <w:szCs w:val="22"/>
        </w:rPr>
        <w:t xml:space="preserve"> shown in Fig. 3.</w:t>
      </w:r>
      <w:r w:rsidR="008A6E55">
        <w:rPr>
          <w:rFonts w:ascii="Arial" w:hAnsi="Arial" w:cs="Arial"/>
          <w:sz w:val="22"/>
          <w:szCs w:val="22"/>
        </w:rPr>
        <w:t xml:space="preserve"> </w:t>
      </w:r>
      <w:r w:rsidR="00CD15CD">
        <w:rPr>
          <w:rFonts w:ascii="Arial" w:hAnsi="Arial" w:cs="Arial"/>
          <w:sz w:val="22"/>
          <w:szCs w:val="22"/>
        </w:rPr>
        <w:t xml:space="preserve">This event perturbed the steady state solution for </w:t>
      </w:r>
      <w:r w:rsidR="00592ABF">
        <w:rPr>
          <w:rFonts w:ascii="Arial" w:hAnsi="Arial" w:cs="Arial"/>
          <w:sz w:val="22"/>
          <w:szCs w:val="22"/>
        </w:rPr>
        <w:t xml:space="preserve">the dilated </w:t>
      </w:r>
      <w:r w:rsidR="00753442">
        <w:rPr>
          <w:rFonts w:ascii="Arial" w:hAnsi="Arial" w:cs="Arial"/>
          <w:sz w:val="22"/>
          <w:szCs w:val="22"/>
        </w:rPr>
        <w:t xml:space="preserve">LV and </w:t>
      </w:r>
      <w:r w:rsidR="00932153">
        <w:rPr>
          <w:rFonts w:ascii="Arial" w:hAnsi="Arial" w:cs="Arial"/>
          <w:sz w:val="22"/>
          <w:szCs w:val="22"/>
        </w:rPr>
        <w:t xml:space="preserve">lessened </w:t>
      </w:r>
      <w:r w:rsidR="00E75323">
        <w:rPr>
          <w:rFonts w:ascii="Arial" w:hAnsi="Arial" w:cs="Arial"/>
          <w:sz w:val="22"/>
          <w:szCs w:val="22"/>
        </w:rPr>
        <w:t xml:space="preserve">both types of </w:t>
      </w:r>
      <w:r w:rsidR="00BA1982">
        <w:rPr>
          <w:rFonts w:ascii="Arial" w:hAnsi="Arial" w:cs="Arial"/>
          <w:sz w:val="22"/>
          <w:szCs w:val="22"/>
        </w:rPr>
        <w:t>stimuli signals (</w:t>
      </w:r>
      <w:r w:rsidR="00E75323">
        <w:rPr>
          <w:rFonts w:ascii="Arial" w:hAnsi="Arial" w:cs="Arial"/>
          <w:sz w:val="22"/>
          <w:szCs w:val="22"/>
        </w:rPr>
        <w:t>half-sarcomere stresses</w:t>
      </w:r>
      <w:r w:rsidR="00BA1982">
        <w:rPr>
          <w:rFonts w:ascii="Arial" w:hAnsi="Arial" w:cs="Arial"/>
          <w:sz w:val="22"/>
          <w:szCs w:val="22"/>
        </w:rPr>
        <w:t>)</w:t>
      </w:r>
      <w:r w:rsidR="00E75323">
        <w:rPr>
          <w:rFonts w:ascii="Arial" w:hAnsi="Arial" w:cs="Arial"/>
          <w:sz w:val="22"/>
          <w:szCs w:val="22"/>
        </w:rPr>
        <w:t xml:space="preserve">. </w:t>
      </w:r>
      <w:r w:rsidR="008469ED">
        <w:rPr>
          <w:rFonts w:ascii="Arial" w:hAnsi="Arial" w:cs="Arial"/>
          <w:sz w:val="22"/>
          <w:szCs w:val="22"/>
        </w:rPr>
        <w:t xml:space="preserve">Reduction in the driving signals </w:t>
      </w:r>
      <w:r w:rsidR="00D44FDA">
        <w:rPr>
          <w:rFonts w:ascii="Arial" w:hAnsi="Arial" w:cs="Arial"/>
          <w:sz w:val="22"/>
          <w:szCs w:val="22"/>
        </w:rPr>
        <w:t>drove the</w:t>
      </w:r>
      <w:r w:rsidR="00F00C03">
        <w:rPr>
          <w:rFonts w:ascii="Arial" w:hAnsi="Arial" w:cs="Arial"/>
          <w:sz w:val="22"/>
          <w:szCs w:val="22"/>
        </w:rPr>
        <w:t xml:space="preserve"> growth module to</w:t>
      </w:r>
      <w:r w:rsidR="00D44FDA">
        <w:rPr>
          <w:rFonts w:ascii="Arial" w:hAnsi="Arial" w:cs="Arial"/>
          <w:sz w:val="22"/>
          <w:szCs w:val="22"/>
        </w:rPr>
        <w:t xml:space="preserve"> </w:t>
      </w:r>
      <w:r w:rsidR="00F00C03">
        <w:rPr>
          <w:rFonts w:ascii="Arial" w:hAnsi="Arial" w:cs="Arial"/>
          <w:sz w:val="22"/>
          <w:szCs w:val="22"/>
        </w:rPr>
        <w:t>reduce</w:t>
      </w:r>
      <w:r w:rsidR="00EF3864">
        <w:rPr>
          <w:rFonts w:ascii="Arial" w:hAnsi="Arial" w:cs="Arial"/>
          <w:sz w:val="22"/>
          <w:szCs w:val="22"/>
        </w:rPr>
        <w:t xml:space="preserve"> the ventricle wall volume and serial number of half-sarcomeres </w:t>
      </w:r>
      <w:r w:rsidR="00A72244">
        <w:rPr>
          <w:rFonts w:ascii="Arial" w:hAnsi="Arial" w:cs="Arial"/>
          <w:sz w:val="22"/>
          <w:szCs w:val="22"/>
        </w:rPr>
        <w:t>back to the</w:t>
      </w:r>
      <w:r w:rsidR="00F3040B">
        <w:rPr>
          <w:rFonts w:ascii="Arial" w:hAnsi="Arial" w:cs="Arial"/>
          <w:sz w:val="22"/>
          <w:szCs w:val="22"/>
        </w:rPr>
        <w:t xml:space="preserve"> baseline</w:t>
      </w:r>
      <w:r w:rsidR="00A72244">
        <w:rPr>
          <w:rFonts w:ascii="Arial" w:hAnsi="Arial" w:cs="Arial"/>
          <w:sz w:val="22"/>
          <w:szCs w:val="22"/>
        </w:rPr>
        <w:t xml:space="preserve"> level at the original steady state.</w:t>
      </w:r>
      <w:r w:rsidR="00D03464">
        <w:rPr>
          <w:rFonts w:ascii="Arial" w:hAnsi="Arial" w:cs="Arial"/>
          <w:sz w:val="22"/>
          <w:szCs w:val="22"/>
        </w:rPr>
        <w:t xml:space="preserve"> </w:t>
      </w:r>
      <w:r w:rsidR="00992938">
        <w:rPr>
          <w:rFonts w:ascii="Arial" w:hAnsi="Arial" w:cs="Arial"/>
          <w:sz w:val="22"/>
          <w:szCs w:val="22"/>
        </w:rPr>
        <w:t xml:space="preserve">The baroreflex loop </w:t>
      </w:r>
      <w:r w:rsidR="009A669E">
        <w:rPr>
          <w:rFonts w:ascii="Arial" w:hAnsi="Arial" w:cs="Arial"/>
          <w:sz w:val="22"/>
          <w:szCs w:val="22"/>
        </w:rPr>
        <w:t>kept the arterial</w:t>
      </w:r>
      <w:r w:rsidR="00D23F8A">
        <w:rPr>
          <w:rFonts w:ascii="Arial" w:hAnsi="Arial" w:cs="Arial"/>
          <w:sz w:val="22"/>
          <w:szCs w:val="22"/>
        </w:rPr>
        <w:t xml:space="preserve"> pressure</w:t>
      </w:r>
      <w:r w:rsidR="00D66155">
        <w:rPr>
          <w:rFonts w:ascii="Arial" w:hAnsi="Arial" w:cs="Arial"/>
          <w:sz w:val="22"/>
          <w:szCs w:val="22"/>
        </w:rPr>
        <w:t xml:space="preserve"> </w:t>
      </w:r>
      <w:r w:rsidR="00292735">
        <w:rPr>
          <w:rFonts w:ascii="Arial" w:hAnsi="Arial" w:cs="Arial"/>
          <w:sz w:val="22"/>
          <w:szCs w:val="22"/>
        </w:rPr>
        <w:t xml:space="preserve">at the setpoint level throughout </w:t>
      </w:r>
      <w:r w:rsidR="00774B81">
        <w:rPr>
          <w:rFonts w:ascii="Arial" w:hAnsi="Arial" w:cs="Arial"/>
          <w:sz w:val="22"/>
          <w:szCs w:val="22"/>
        </w:rPr>
        <w:t xml:space="preserve">the </w:t>
      </w:r>
      <w:r w:rsidR="009A669E">
        <w:rPr>
          <w:rFonts w:ascii="Arial" w:hAnsi="Arial" w:cs="Arial"/>
          <w:sz w:val="22"/>
          <w:szCs w:val="22"/>
        </w:rPr>
        <w:t>simulation</w:t>
      </w:r>
      <w:r w:rsidR="00774B81">
        <w:rPr>
          <w:rFonts w:ascii="Arial" w:hAnsi="Arial" w:cs="Arial"/>
          <w:sz w:val="22"/>
          <w:szCs w:val="22"/>
        </w:rPr>
        <w:t>.</w:t>
      </w:r>
    </w:p>
    <w:p w14:paraId="35795340" w14:textId="65EE2BC6" w:rsidR="00930E92" w:rsidRDefault="00930E92" w:rsidP="002112B6">
      <w:pPr>
        <w:spacing w:line="276" w:lineRule="auto"/>
        <w:jc w:val="both"/>
        <w:rPr>
          <w:rFonts w:ascii="Arial" w:hAnsi="Arial" w:cs="Arial"/>
          <w:sz w:val="22"/>
          <w:szCs w:val="22"/>
        </w:rPr>
      </w:pPr>
    </w:p>
    <w:p w14:paraId="7D123FD0" w14:textId="778349D4" w:rsidR="00930E92" w:rsidRPr="00C7615F" w:rsidRDefault="00FB46CB" w:rsidP="002112B6">
      <w:pPr>
        <w:spacing w:line="276" w:lineRule="auto"/>
        <w:jc w:val="both"/>
        <w:rPr>
          <w:rFonts w:ascii="Arial" w:hAnsi="Arial" w:cs="Arial"/>
          <w:sz w:val="22"/>
          <w:szCs w:val="22"/>
        </w:rPr>
      </w:pPr>
      <w:r>
        <w:rPr>
          <w:rFonts w:ascii="Arial" w:hAnsi="Arial" w:cs="Arial"/>
          <w:noProof/>
          <w:sz w:val="22"/>
          <w:szCs w:val="22"/>
        </w:rPr>
        <w:drawing>
          <wp:inline distT="0" distB="0" distL="0" distR="0" wp14:anchorId="02B43A30" wp14:editId="757220D1">
            <wp:extent cx="6583680" cy="4114800"/>
            <wp:effectExtent l="0" t="0" r="0" b="0"/>
            <wp:docPr id="10" name="Picture 10"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 schematic&#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83680" cy="4114800"/>
                    </a:xfrm>
                    <a:prstGeom prst="rect">
                      <a:avLst/>
                    </a:prstGeom>
                  </pic:spPr>
                </pic:pic>
              </a:graphicData>
            </a:graphic>
          </wp:inline>
        </w:drawing>
      </w:r>
    </w:p>
    <w:p w14:paraId="2C75B757" w14:textId="6D1B1ECC" w:rsidR="00C7538A" w:rsidRPr="007817C8" w:rsidRDefault="00C7538A" w:rsidP="002112B6">
      <w:pPr>
        <w:spacing w:line="276" w:lineRule="auto"/>
        <w:jc w:val="center"/>
        <w:rPr>
          <w:rFonts w:ascii="Arial" w:hAnsi="Arial" w:cs="Arial"/>
          <w:b/>
          <w:bCs/>
          <w:sz w:val="22"/>
          <w:szCs w:val="22"/>
        </w:rPr>
      </w:pPr>
      <w:r w:rsidRPr="007817C8">
        <w:rPr>
          <w:rFonts w:ascii="Arial" w:hAnsi="Arial" w:cs="Arial"/>
          <w:b/>
          <w:bCs/>
          <w:sz w:val="22"/>
          <w:szCs w:val="22"/>
        </w:rPr>
        <w:t>Fig</w:t>
      </w:r>
      <w:r w:rsidR="00AD023E">
        <w:rPr>
          <w:rFonts w:ascii="Arial" w:hAnsi="Arial" w:cs="Arial"/>
          <w:b/>
          <w:bCs/>
          <w:sz w:val="22"/>
          <w:szCs w:val="22"/>
        </w:rPr>
        <w:t xml:space="preserve"> </w:t>
      </w:r>
      <w:r w:rsidRPr="007817C8">
        <w:rPr>
          <w:rFonts w:ascii="Arial" w:hAnsi="Arial" w:cs="Arial"/>
          <w:b/>
          <w:bCs/>
          <w:sz w:val="22"/>
          <w:szCs w:val="22"/>
        </w:rPr>
        <w:t xml:space="preserve">6. </w:t>
      </w:r>
      <w:r w:rsidR="00282D7F">
        <w:rPr>
          <w:rFonts w:ascii="Arial" w:hAnsi="Arial" w:cs="Arial"/>
          <w:b/>
          <w:bCs/>
          <w:sz w:val="22"/>
          <w:szCs w:val="22"/>
        </w:rPr>
        <w:t xml:space="preserve">Multiscale response to removal of volume overloading. </w:t>
      </w:r>
      <w:r w:rsidR="00282D7F">
        <w:rPr>
          <w:rFonts w:ascii="Arial" w:hAnsi="Arial" w:cs="Arial"/>
          <w:sz w:val="22"/>
          <w:szCs w:val="22"/>
        </w:rPr>
        <w:t xml:space="preserve">Growth algorithm was activated once the model was at steady state at time of 50 s (first vertical dashed lines). Leaking factor increased from time point of </w:t>
      </w:r>
      <w:r w:rsidR="00A3048F">
        <w:rPr>
          <w:rFonts w:ascii="Arial" w:hAnsi="Arial" w:cs="Arial"/>
          <w:sz w:val="22"/>
          <w:szCs w:val="22"/>
        </w:rPr>
        <w:t>5</w:t>
      </w:r>
      <w:r w:rsidR="00282D7F">
        <w:rPr>
          <w:rFonts w:ascii="Arial" w:hAnsi="Arial" w:cs="Arial"/>
          <w:sz w:val="22"/>
          <w:szCs w:val="22"/>
        </w:rPr>
        <w:t xml:space="preserve">00 s (second vertical dashed line) to </w:t>
      </w:r>
      <w:r w:rsidR="00A3048F">
        <w:rPr>
          <w:rFonts w:ascii="Arial" w:hAnsi="Arial" w:cs="Arial"/>
          <w:sz w:val="22"/>
          <w:szCs w:val="22"/>
        </w:rPr>
        <w:t>7</w:t>
      </w:r>
      <w:r w:rsidR="00282D7F">
        <w:rPr>
          <w:rFonts w:ascii="Arial" w:hAnsi="Arial" w:cs="Arial"/>
          <w:sz w:val="22"/>
          <w:szCs w:val="22"/>
        </w:rPr>
        <w:t>00 s (third vertical dashed line) to develop a volume overloading with regurgitant volume of 60 ml.</w:t>
      </w:r>
      <w:r w:rsidR="004739CB">
        <w:rPr>
          <w:rFonts w:ascii="Arial" w:hAnsi="Arial" w:cs="Arial"/>
          <w:sz w:val="22"/>
          <w:szCs w:val="22"/>
        </w:rPr>
        <w:t xml:space="preserve"> </w:t>
      </w:r>
      <w:r w:rsidR="0050262D">
        <w:rPr>
          <w:rFonts w:ascii="Arial" w:hAnsi="Arial" w:cs="Arial"/>
          <w:sz w:val="22"/>
          <w:szCs w:val="22"/>
        </w:rPr>
        <w:t xml:space="preserve">Unloading started </w:t>
      </w:r>
      <w:r w:rsidR="004432FB">
        <w:rPr>
          <w:rFonts w:ascii="Arial" w:hAnsi="Arial" w:cs="Arial"/>
          <w:sz w:val="22"/>
          <w:szCs w:val="22"/>
        </w:rPr>
        <w:t>from</w:t>
      </w:r>
      <w:r w:rsidR="0050262D">
        <w:rPr>
          <w:rFonts w:ascii="Arial" w:hAnsi="Arial" w:cs="Arial"/>
          <w:sz w:val="22"/>
          <w:szCs w:val="22"/>
        </w:rPr>
        <w:t xml:space="preserve"> tim</w:t>
      </w:r>
      <w:r w:rsidR="0001376C">
        <w:rPr>
          <w:rFonts w:ascii="Arial" w:hAnsi="Arial" w:cs="Arial"/>
          <w:sz w:val="22"/>
          <w:szCs w:val="22"/>
        </w:rPr>
        <w:t xml:space="preserve">e </w:t>
      </w:r>
      <w:r w:rsidR="0050262D">
        <w:rPr>
          <w:rFonts w:ascii="Arial" w:hAnsi="Arial" w:cs="Arial"/>
          <w:sz w:val="22"/>
          <w:szCs w:val="22"/>
        </w:rPr>
        <w:t xml:space="preserve">point of </w:t>
      </w:r>
      <w:r w:rsidR="009853BB">
        <w:rPr>
          <w:rFonts w:ascii="Arial" w:hAnsi="Arial" w:cs="Arial"/>
          <w:sz w:val="22"/>
          <w:szCs w:val="22"/>
        </w:rPr>
        <w:t xml:space="preserve">1200 s (forth vertical dashed line) </w:t>
      </w:r>
      <w:r w:rsidR="00D5176A">
        <w:rPr>
          <w:rFonts w:ascii="Arial" w:hAnsi="Arial" w:cs="Arial"/>
          <w:sz w:val="22"/>
          <w:szCs w:val="22"/>
        </w:rPr>
        <w:t xml:space="preserve">and ended at </w:t>
      </w:r>
      <w:r w:rsidR="004432FB">
        <w:rPr>
          <w:rFonts w:ascii="Arial" w:hAnsi="Arial" w:cs="Arial"/>
          <w:sz w:val="22"/>
          <w:szCs w:val="22"/>
        </w:rPr>
        <w:t xml:space="preserve">time point of 1400 s (fifth vertical dashed line). </w:t>
      </w:r>
      <w:r w:rsidR="009853BB">
        <w:rPr>
          <w:rFonts w:ascii="Arial" w:hAnsi="Arial" w:cs="Arial"/>
          <w:sz w:val="22"/>
          <w:szCs w:val="22"/>
        </w:rPr>
        <w:t xml:space="preserve"> </w:t>
      </w:r>
      <w:r w:rsidR="00A075A5">
        <w:rPr>
          <w:rFonts w:ascii="Arial" w:hAnsi="Arial" w:cs="Arial"/>
          <w:sz w:val="22"/>
          <w:szCs w:val="22"/>
        </w:rPr>
        <w:t>Baroreflex feedback loop was continuously regulating the arterial pressure to be maintained at setpoint level (middle column).</w:t>
      </w:r>
    </w:p>
    <w:p w14:paraId="6ACC4AC3" w14:textId="778A3CB3" w:rsidR="007817C8" w:rsidRDefault="007817C8" w:rsidP="002112B6">
      <w:pPr>
        <w:spacing w:line="276" w:lineRule="auto"/>
        <w:rPr>
          <w:rFonts w:ascii="Arial" w:hAnsi="Arial" w:cs="Arial"/>
          <w:sz w:val="22"/>
          <w:szCs w:val="22"/>
        </w:rPr>
      </w:pPr>
    </w:p>
    <w:p w14:paraId="054A24AD" w14:textId="34109D33" w:rsidR="007817C8" w:rsidRDefault="007817C8" w:rsidP="002112B6">
      <w:pPr>
        <w:spacing w:line="276" w:lineRule="auto"/>
        <w:rPr>
          <w:rFonts w:ascii="Arial" w:hAnsi="Arial" w:cs="Arial"/>
          <w:sz w:val="22"/>
          <w:szCs w:val="22"/>
        </w:rPr>
      </w:pPr>
      <w:r>
        <w:rPr>
          <w:rFonts w:ascii="Arial" w:hAnsi="Arial" w:cs="Arial"/>
          <w:sz w:val="22"/>
          <w:szCs w:val="22"/>
        </w:rPr>
        <w:br w:type="page"/>
      </w:r>
    </w:p>
    <w:p w14:paraId="20EAE6D3" w14:textId="77777777" w:rsidR="00C7538A" w:rsidRPr="00C7615F" w:rsidRDefault="00C7538A" w:rsidP="002112B6">
      <w:pPr>
        <w:spacing w:line="276" w:lineRule="auto"/>
        <w:jc w:val="both"/>
        <w:rPr>
          <w:rFonts w:ascii="Arial" w:hAnsi="Arial" w:cs="Arial"/>
          <w:b/>
          <w:bCs/>
          <w:i/>
          <w:iCs/>
          <w:sz w:val="22"/>
          <w:szCs w:val="22"/>
        </w:rPr>
      </w:pPr>
      <w:r w:rsidRPr="00C7615F">
        <w:rPr>
          <w:rFonts w:ascii="Arial" w:hAnsi="Arial" w:cs="Arial"/>
          <w:b/>
          <w:bCs/>
          <w:i/>
          <w:iCs/>
          <w:sz w:val="22"/>
          <w:szCs w:val="22"/>
        </w:rPr>
        <w:lastRenderedPageBreak/>
        <w:t>Baroreflex feedback effects</w:t>
      </w:r>
    </w:p>
    <w:p w14:paraId="6EA5FA20" w14:textId="0F0B39AD" w:rsidR="00C7538A" w:rsidRDefault="007E54D1" w:rsidP="00282D7F">
      <w:pPr>
        <w:spacing w:line="276" w:lineRule="auto"/>
        <w:jc w:val="both"/>
        <w:rPr>
          <w:rFonts w:ascii="Arial" w:hAnsi="Arial" w:cs="Arial"/>
          <w:sz w:val="22"/>
          <w:szCs w:val="22"/>
          <w:lang w:bidi="fa-IR"/>
        </w:rPr>
      </w:pPr>
      <w:r>
        <w:rPr>
          <w:rFonts w:ascii="Arial" w:hAnsi="Arial" w:cs="Arial"/>
          <w:sz w:val="22"/>
          <w:szCs w:val="22"/>
          <w:lang w:bidi="fa-IR"/>
        </w:rPr>
        <w:t>In an</w:t>
      </w:r>
      <w:r w:rsidR="005603FD">
        <w:rPr>
          <w:rFonts w:ascii="Arial" w:hAnsi="Arial" w:cs="Arial"/>
          <w:sz w:val="22"/>
          <w:szCs w:val="22"/>
          <w:lang w:bidi="fa-IR"/>
        </w:rPr>
        <w:t>other</w:t>
      </w:r>
      <w:r>
        <w:rPr>
          <w:rFonts w:ascii="Arial" w:hAnsi="Arial" w:cs="Arial"/>
          <w:sz w:val="22"/>
          <w:szCs w:val="22"/>
          <w:lang w:bidi="fa-IR"/>
        </w:rPr>
        <w:t xml:space="preserve"> </w:t>
      </w:r>
      <w:r w:rsidR="005603FD">
        <w:rPr>
          <w:rFonts w:ascii="Arial" w:hAnsi="Arial" w:cs="Arial"/>
          <w:sz w:val="22"/>
          <w:szCs w:val="22"/>
          <w:lang w:bidi="fa-IR"/>
        </w:rPr>
        <w:t>attempt, the impact of</w:t>
      </w:r>
      <w:r>
        <w:rPr>
          <w:rFonts w:ascii="Arial" w:hAnsi="Arial" w:cs="Arial"/>
          <w:sz w:val="22"/>
          <w:szCs w:val="22"/>
          <w:lang w:bidi="fa-IR"/>
        </w:rPr>
        <w:t xml:space="preserve"> </w:t>
      </w:r>
      <w:r w:rsidR="002432E8">
        <w:rPr>
          <w:rFonts w:ascii="Arial" w:hAnsi="Arial" w:cs="Arial"/>
          <w:sz w:val="22"/>
          <w:szCs w:val="22"/>
          <w:lang w:bidi="fa-IR"/>
        </w:rPr>
        <w:t xml:space="preserve">baroreflex feedback loop on </w:t>
      </w:r>
      <w:r w:rsidR="006B34D4">
        <w:rPr>
          <w:rFonts w:ascii="Arial" w:hAnsi="Arial" w:cs="Arial"/>
          <w:sz w:val="22"/>
          <w:szCs w:val="22"/>
          <w:lang w:bidi="fa-IR"/>
        </w:rPr>
        <w:t xml:space="preserve">the growth sub-model was investigated. Figure </w:t>
      </w:r>
      <w:r w:rsidR="009026AA">
        <w:rPr>
          <w:rFonts w:ascii="Arial" w:hAnsi="Arial" w:cs="Arial"/>
          <w:sz w:val="22"/>
          <w:szCs w:val="22"/>
          <w:lang w:bidi="fa-IR"/>
        </w:rPr>
        <w:t>S</w:t>
      </w:r>
      <w:r w:rsidR="006B34D4">
        <w:rPr>
          <w:rFonts w:ascii="Arial" w:hAnsi="Arial" w:cs="Arial"/>
          <w:sz w:val="22"/>
          <w:szCs w:val="22"/>
          <w:lang w:bidi="fa-IR"/>
        </w:rPr>
        <w:t>1</w:t>
      </w:r>
      <w:r w:rsidR="00FC0EB2">
        <w:rPr>
          <w:rFonts w:ascii="Arial" w:hAnsi="Arial" w:cs="Arial"/>
          <w:sz w:val="22"/>
          <w:szCs w:val="22"/>
          <w:lang w:bidi="fa-IR"/>
        </w:rPr>
        <w:t xml:space="preserve"> shows </w:t>
      </w:r>
      <w:r w:rsidR="00F10D75">
        <w:rPr>
          <w:rFonts w:ascii="Arial" w:hAnsi="Arial" w:cs="Arial"/>
          <w:sz w:val="22"/>
          <w:szCs w:val="22"/>
          <w:lang w:bidi="fa-IR"/>
        </w:rPr>
        <w:t xml:space="preserve">model response to </w:t>
      </w:r>
      <w:r w:rsidR="009C0E57">
        <w:rPr>
          <w:rFonts w:ascii="Arial" w:hAnsi="Arial" w:cs="Arial"/>
          <w:sz w:val="22"/>
          <w:szCs w:val="22"/>
          <w:lang w:bidi="fa-IR"/>
        </w:rPr>
        <w:t xml:space="preserve">a similar simulation </w:t>
      </w:r>
      <w:r w:rsidR="00386EF1">
        <w:rPr>
          <w:rFonts w:ascii="Arial" w:hAnsi="Arial" w:cs="Arial"/>
          <w:sz w:val="22"/>
          <w:szCs w:val="22"/>
          <w:lang w:bidi="fa-IR"/>
        </w:rPr>
        <w:t xml:space="preserve">shown in Fig 2 </w:t>
      </w:r>
      <w:r w:rsidR="00FB4100">
        <w:rPr>
          <w:rFonts w:ascii="Arial" w:hAnsi="Arial" w:cs="Arial"/>
          <w:sz w:val="22"/>
          <w:szCs w:val="22"/>
          <w:lang w:bidi="fa-IR"/>
        </w:rPr>
        <w:t xml:space="preserve">for 500% </w:t>
      </w:r>
      <w:r w:rsidR="00812E80">
        <w:rPr>
          <w:rFonts w:ascii="Arial" w:hAnsi="Arial" w:cs="Arial"/>
          <w:sz w:val="22"/>
          <w:szCs w:val="22"/>
          <w:lang w:bidi="fa-IR"/>
        </w:rPr>
        <w:t xml:space="preserve">increase </w:t>
      </w:r>
      <w:r w:rsidR="00FB4100">
        <w:rPr>
          <w:rFonts w:ascii="Arial" w:hAnsi="Arial" w:cs="Arial"/>
          <w:sz w:val="22"/>
          <w:szCs w:val="22"/>
          <w:lang w:bidi="fa-IR"/>
        </w:rPr>
        <w:t>in the aortic resistance</w:t>
      </w:r>
      <w:r w:rsidR="008768D5">
        <w:rPr>
          <w:rFonts w:ascii="Arial" w:hAnsi="Arial" w:cs="Arial"/>
          <w:sz w:val="22"/>
          <w:szCs w:val="22"/>
          <w:lang w:bidi="fa-IR"/>
        </w:rPr>
        <w:t xml:space="preserve"> while the baroreflex </w:t>
      </w:r>
      <w:r w:rsidR="00502BAB">
        <w:rPr>
          <w:rFonts w:ascii="Arial" w:hAnsi="Arial" w:cs="Arial"/>
          <w:sz w:val="22"/>
          <w:szCs w:val="22"/>
          <w:lang w:bidi="fa-IR"/>
        </w:rPr>
        <w:t xml:space="preserve">feedback loop was not </w:t>
      </w:r>
      <w:r w:rsidR="00852CBE">
        <w:rPr>
          <w:rFonts w:ascii="Arial" w:hAnsi="Arial" w:cs="Arial"/>
          <w:sz w:val="22"/>
          <w:szCs w:val="22"/>
          <w:lang w:bidi="fa-IR"/>
        </w:rPr>
        <w:t>activated</w:t>
      </w:r>
      <w:r w:rsidR="00FB4100">
        <w:rPr>
          <w:rFonts w:ascii="Arial" w:hAnsi="Arial" w:cs="Arial"/>
          <w:sz w:val="22"/>
          <w:szCs w:val="22"/>
          <w:lang w:bidi="fa-IR"/>
        </w:rPr>
        <w:t xml:space="preserve">. </w:t>
      </w:r>
      <w:r w:rsidR="00282D7F">
        <w:rPr>
          <w:rFonts w:ascii="Arial" w:hAnsi="Arial" w:cs="Arial"/>
          <w:sz w:val="22"/>
          <w:szCs w:val="22"/>
          <w:lang w:bidi="fa-IR"/>
        </w:rPr>
        <w:t>First</w:t>
      </w:r>
      <w:r w:rsidR="00FB4100">
        <w:rPr>
          <w:rFonts w:ascii="Arial" w:hAnsi="Arial" w:cs="Arial"/>
          <w:sz w:val="22"/>
          <w:szCs w:val="22"/>
          <w:lang w:bidi="fa-IR"/>
        </w:rPr>
        <w:t xml:space="preserve">, the arterial pressure </w:t>
      </w:r>
      <w:r w:rsidR="00812E80">
        <w:rPr>
          <w:rFonts w:ascii="Arial" w:hAnsi="Arial" w:cs="Arial"/>
          <w:sz w:val="22"/>
          <w:szCs w:val="22"/>
          <w:lang w:bidi="fa-IR"/>
        </w:rPr>
        <w:t xml:space="preserve">could not remain </w:t>
      </w:r>
      <w:r w:rsidR="00A93A9C">
        <w:rPr>
          <w:rFonts w:ascii="Arial" w:hAnsi="Arial" w:cs="Arial"/>
          <w:sz w:val="22"/>
          <w:szCs w:val="22"/>
          <w:lang w:bidi="fa-IR"/>
        </w:rPr>
        <w:t xml:space="preserve">unchanged </w:t>
      </w:r>
      <w:r w:rsidR="001A6835">
        <w:rPr>
          <w:rFonts w:ascii="Arial" w:hAnsi="Arial" w:cs="Arial"/>
          <w:sz w:val="22"/>
          <w:szCs w:val="22"/>
          <w:lang w:bidi="fa-IR"/>
        </w:rPr>
        <w:t xml:space="preserve">in the normal range </w:t>
      </w:r>
      <w:r w:rsidR="00A93A9C">
        <w:rPr>
          <w:rFonts w:ascii="Arial" w:hAnsi="Arial" w:cs="Arial"/>
          <w:sz w:val="22"/>
          <w:szCs w:val="22"/>
          <w:lang w:bidi="fa-IR"/>
        </w:rPr>
        <w:t>for a healthy adult</w:t>
      </w:r>
      <w:r w:rsidR="00CE5016">
        <w:rPr>
          <w:rFonts w:ascii="Arial" w:hAnsi="Arial" w:cs="Arial"/>
          <w:sz w:val="22"/>
          <w:szCs w:val="22"/>
          <w:lang w:bidi="fa-IR"/>
        </w:rPr>
        <w:t xml:space="preserve"> as the growth sub-</w:t>
      </w:r>
      <w:r w:rsidR="009B6DFB">
        <w:rPr>
          <w:rFonts w:ascii="Arial" w:hAnsi="Arial" w:cs="Arial"/>
          <w:sz w:val="22"/>
          <w:szCs w:val="22"/>
          <w:lang w:bidi="fa-IR"/>
        </w:rPr>
        <w:t xml:space="preserve">model </w:t>
      </w:r>
      <w:r w:rsidR="00FD5AAB">
        <w:rPr>
          <w:rFonts w:ascii="Arial" w:hAnsi="Arial" w:cs="Arial"/>
          <w:sz w:val="22"/>
          <w:szCs w:val="22"/>
          <w:lang w:bidi="fa-IR"/>
        </w:rPr>
        <w:t xml:space="preserve">was </w:t>
      </w:r>
      <w:r w:rsidR="00FD03AA">
        <w:rPr>
          <w:rFonts w:ascii="Arial" w:hAnsi="Arial" w:cs="Arial"/>
          <w:sz w:val="22"/>
          <w:szCs w:val="22"/>
          <w:lang w:bidi="fa-IR"/>
        </w:rPr>
        <w:t>transitioning towards the steady state</w:t>
      </w:r>
      <w:r w:rsidR="000E6726">
        <w:rPr>
          <w:rFonts w:ascii="Arial" w:hAnsi="Arial" w:cs="Arial"/>
          <w:sz w:val="22"/>
          <w:szCs w:val="22"/>
          <w:lang w:bidi="fa-IR"/>
        </w:rPr>
        <w:t xml:space="preserve">. </w:t>
      </w:r>
      <w:r w:rsidR="0098245C">
        <w:rPr>
          <w:rFonts w:ascii="Arial" w:hAnsi="Arial" w:cs="Arial"/>
          <w:sz w:val="22"/>
          <w:szCs w:val="22"/>
          <w:lang w:bidi="fa-IR"/>
        </w:rPr>
        <w:t xml:space="preserve">If we exclude the </w:t>
      </w:r>
      <w:r w:rsidR="00AE4F08">
        <w:rPr>
          <w:rFonts w:ascii="Arial" w:hAnsi="Arial" w:cs="Arial"/>
          <w:sz w:val="22"/>
          <w:szCs w:val="22"/>
          <w:lang w:bidi="fa-IR"/>
        </w:rPr>
        <w:t xml:space="preserve">transitional </w:t>
      </w:r>
      <w:r w:rsidR="00AB4DFB">
        <w:rPr>
          <w:rFonts w:ascii="Arial" w:hAnsi="Arial" w:cs="Arial"/>
          <w:sz w:val="22"/>
          <w:szCs w:val="22"/>
          <w:lang w:bidi="fa-IR"/>
        </w:rPr>
        <w:t>phase</w:t>
      </w:r>
      <w:r w:rsidR="00AE4F08">
        <w:rPr>
          <w:rFonts w:ascii="Arial" w:hAnsi="Arial" w:cs="Arial"/>
          <w:sz w:val="22"/>
          <w:szCs w:val="22"/>
          <w:lang w:bidi="fa-IR"/>
        </w:rPr>
        <w:t xml:space="preserve"> in the arterial pressure, it was dropped from </w:t>
      </w:r>
      <w:r w:rsidR="00531A4B">
        <w:rPr>
          <w:rFonts w:ascii="Arial" w:hAnsi="Arial" w:cs="Arial"/>
          <w:sz w:val="22"/>
          <w:szCs w:val="22"/>
          <w:lang w:bidi="fa-IR"/>
        </w:rPr>
        <w:t>134</w:t>
      </w:r>
      <w:r w:rsidR="00C51016">
        <w:rPr>
          <w:rFonts w:ascii="Arial" w:hAnsi="Arial" w:cs="Arial"/>
          <w:sz w:val="22"/>
          <w:szCs w:val="22"/>
          <w:lang w:bidi="fa-IR"/>
        </w:rPr>
        <w:t>/</w:t>
      </w:r>
      <w:r w:rsidR="00531A4B">
        <w:rPr>
          <w:rFonts w:ascii="Arial" w:hAnsi="Arial" w:cs="Arial"/>
          <w:sz w:val="22"/>
          <w:szCs w:val="22"/>
          <w:lang w:bidi="fa-IR"/>
        </w:rPr>
        <w:t>82 mm hg</w:t>
      </w:r>
      <w:r w:rsidR="00C51016">
        <w:rPr>
          <w:rFonts w:ascii="Arial" w:hAnsi="Arial" w:cs="Arial"/>
          <w:sz w:val="22"/>
          <w:szCs w:val="22"/>
          <w:lang w:bidi="fa-IR"/>
        </w:rPr>
        <w:t xml:space="preserve"> to </w:t>
      </w:r>
      <w:r w:rsidR="00531A4B">
        <w:rPr>
          <w:rFonts w:ascii="Arial" w:hAnsi="Arial" w:cs="Arial"/>
          <w:sz w:val="22"/>
          <w:szCs w:val="22"/>
          <w:lang w:bidi="fa-IR"/>
        </w:rPr>
        <w:t>124</w:t>
      </w:r>
      <w:r w:rsidR="00C51016">
        <w:rPr>
          <w:rFonts w:ascii="Arial" w:hAnsi="Arial" w:cs="Arial"/>
          <w:sz w:val="22"/>
          <w:szCs w:val="22"/>
          <w:lang w:bidi="fa-IR"/>
        </w:rPr>
        <w:t>/</w:t>
      </w:r>
      <w:r w:rsidR="00531A4B">
        <w:rPr>
          <w:rFonts w:ascii="Arial" w:hAnsi="Arial" w:cs="Arial"/>
          <w:sz w:val="22"/>
          <w:szCs w:val="22"/>
          <w:lang w:bidi="fa-IR"/>
        </w:rPr>
        <w:t>76.5</w:t>
      </w:r>
      <w:r w:rsidR="002F72CA">
        <w:rPr>
          <w:rFonts w:ascii="Arial" w:hAnsi="Arial" w:cs="Arial"/>
          <w:sz w:val="22"/>
          <w:szCs w:val="22"/>
          <w:lang w:bidi="fa-IR"/>
        </w:rPr>
        <w:t xml:space="preserve"> mm hg</w:t>
      </w:r>
      <w:r w:rsidR="00C51016">
        <w:rPr>
          <w:rFonts w:ascii="Arial" w:hAnsi="Arial" w:cs="Arial"/>
          <w:sz w:val="22"/>
          <w:szCs w:val="22"/>
          <w:lang w:bidi="fa-IR"/>
        </w:rPr>
        <w:t xml:space="preserve"> </w:t>
      </w:r>
      <w:r w:rsidR="00D45206">
        <w:rPr>
          <w:rFonts w:ascii="Arial" w:hAnsi="Arial" w:cs="Arial"/>
          <w:sz w:val="22"/>
          <w:szCs w:val="22"/>
          <w:lang w:bidi="fa-IR"/>
        </w:rPr>
        <w:t xml:space="preserve">only due to the increased aortic resistance. </w:t>
      </w:r>
      <w:r w:rsidR="002F72CA">
        <w:rPr>
          <w:rFonts w:ascii="Arial" w:hAnsi="Arial" w:cs="Arial"/>
          <w:sz w:val="22"/>
          <w:szCs w:val="22"/>
          <w:lang w:bidi="fa-IR"/>
        </w:rPr>
        <w:t>Secondly</w:t>
      </w:r>
      <w:r w:rsidR="008418C3">
        <w:rPr>
          <w:rFonts w:ascii="Arial" w:hAnsi="Arial" w:cs="Arial"/>
          <w:sz w:val="22"/>
          <w:szCs w:val="22"/>
          <w:lang w:bidi="fa-IR"/>
        </w:rPr>
        <w:t>,</w:t>
      </w:r>
      <w:r w:rsidR="00AE6EA5">
        <w:rPr>
          <w:rFonts w:ascii="Arial" w:hAnsi="Arial" w:cs="Arial"/>
          <w:sz w:val="22"/>
          <w:szCs w:val="22"/>
          <w:lang w:bidi="fa-IR"/>
        </w:rPr>
        <w:t xml:space="preserve"> </w:t>
      </w:r>
      <w:r w:rsidR="004931F6">
        <w:rPr>
          <w:rFonts w:ascii="Arial" w:hAnsi="Arial" w:cs="Arial"/>
          <w:sz w:val="22"/>
          <w:szCs w:val="22"/>
          <w:lang w:bidi="fa-IR"/>
        </w:rPr>
        <w:t>d</w:t>
      </w:r>
      <w:r w:rsidR="00AE6EA5">
        <w:rPr>
          <w:rFonts w:ascii="Arial" w:hAnsi="Arial" w:cs="Arial"/>
          <w:sz w:val="22"/>
          <w:szCs w:val="22"/>
          <w:lang w:bidi="fa-IR"/>
        </w:rPr>
        <w:t xml:space="preserve">ue to absence of </w:t>
      </w:r>
      <w:r w:rsidR="00ED0BE2">
        <w:rPr>
          <w:rFonts w:ascii="Arial" w:hAnsi="Arial" w:cs="Arial"/>
          <w:sz w:val="22"/>
          <w:szCs w:val="22"/>
          <w:lang w:bidi="fa-IR"/>
        </w:rPr>
        <w:t xml:space="preserve">the </w:t>
      </w:r>
      <w:r w:rsidR="00AE6EA5">
        <w:rPr>
          <w:rFonts w:ascii="Arial" w:hAnsi="Arial" w:cs="Arial"/>
          <w:sz w:val="22"/>
          <w:szCs w:val="22"/>
          <w:lang w:bidi="fa-IR"/>
        </w:rPr>
        <w:t>baroreflex feedback loop, the hemodynamic</w:t>
      </w:r>
      <w:r w:rsidR="00D61AED">
        <w:rPr>
          <w:rFonts w:ascii="Arial" w:hAnsi="Arial" w:cs="Arial"/>
          <w:sz w:val="22"/>
          <w:szCs w:val="22"/>
          <w:lang w:bidi="fa-IR"/>
        </w:rPr>
        <w:t xml:space="preserve">s loading was </w:t>
      </w:r>
      <w:r w:rsidR="004F7CE2">
        <w:rPr>
          <w:rFonts w:ascii="Arial" w:hAnsi="Arial" w:cs="Arial"/>
          <w:sz w:val="22"/>
          <w:szCs w:val="22"/>
          <w:lang w:bidi="fa-IR"/>
        </w:rPr>
        <w:t xml:space="preserve">quite </w:t>
      </w:r>
      <w:r w:rsidR="00552721">
        <w:rPr>
          <w:rFonts w:ascii="Arial" w:hAnsi="Arial" w:cs="Arial"/>
          <w:sz w:val="22"/>
          <w:szCs w:val="22"/>
          <w:lang w:bidi="fa-IR"/>
        </w:rPr>
        <w:t xml:space="preserve">sensitive to the </w:t>
      </w:r>
      <w:r w:rsidR="002E24E7">
        <w:rPr>
          <w:rFonts w:ascii="Arial" w:hAnsi="Arial" w:cs="Arial"/>
          <w:sz w:val="22"/>
          <w:szCs w:val="22"/>
          <w:lang w:bidi="fa-IR"/>
        </w:rPr>
        <w:t xml:space="preserve">regulation of </w:t>
      </w:r>
      <w:r w:rsidR="00BD10C7">
        <w:rPr>
          <w:rFonts w:ascii="Arial" w:hAnsi="Arial" w:cs="Arial"/>
          <w:sz w:val="22"/>
          <w:szCs w:val="22"/>
          <w:lang w:bidi="fa-IR"/>
        </w:rPr>
        <w:t xml:space="preserve">the growth sub-model </w:t>
      </w:r>
      <w:r w:rsidR="00884B7E">
        <w:rPr>
          <w:rFonts w:ascii="Arial" w:hAnsi="Arial" w:cs="Arial"/>
          <w:sz w:val="22"/>
          <w:szCs w:val="22"/>
          <w:lang w:bidi="fa-IR"/>
        </w:rPr>
        <w:t xml:space="preserve">and hence it was required to use </w:t>
      </w:r>
      <w:r w:rsidR="00D118B1">
        <w:rPr>
          <w:rFonts w:ascii="Arial" w:hAnsi="Arial" w:cs="Arial"/>
          <w:sz w:val="22"/>
          <w:szCs w:val="22"/>
          <w:lang w:bidi="fa-IR"/>
        </w:rPr>
        <w:t>slower growth rate</w:t>
      </w:r>
      <w:r w:rsidR="00ED3BC5">
        <w:rPr>
          <w:rFonts w:ascii="Arial" w:hAnsi="Arial" w:cs="Arial"/>
          <w:sz w:val="22"/>
          <w:szCs w:val="22"/>
          <w:lang w:bidi="fa-IR"/>
        </w:rPr>
        <w:t>s in the model</w:t>
      </w:r>
      <w:r w:rsidR="00D118B1">
        <w:rPr>
          <w:rFonts w:ascii="Arial" w:hAnsi="Arial" w:cs="Arial"/>
          <w:sz w:val="22"/>
          <w:szCs w:val="22"/>
          <w:lang w:bidi="fa-IR"/>
        </w:rPr>
        <w:t xml:space="preserve"> so the simulation </w:t>
      </w:r>
      <w:r w:rsidR="008F5CC4">
        <w:rPr>
          <w:rFonts w:ascii="Arial" w:hAnsi="Arial" w:cs="Arial"/>
          <w:sz w:val="22"/>
          <w:szCs w:val="22"/>
          <w:lang w:bidi="fa-IR"/>
        </w:rPr>
        <w:t>could</w:t>
      </w:r>
      <w:r w:rsidR="00D118B1">
        <w:rPr>
          <w:rFonts w:ascii="Arial" w:hAnsi="Arial" w:cs="Arial"/>
          <w:sz w:val="22"/>
          <w:szCs w:val="22"/>
          <w:lang w:bidi="fa-IR"/>
        </w:rPr>
        <w:t xml:space="preserve"> have enough time to </w:t>
      </w:r>
      <w:r w:rsidR="00E853ED">
        <w:rPr>
          <w:rFonts w:ascii="Arial" w:hAnsi="Arial" w:cs="Arial"/>
          <w:sz w:val="22"/>
          <w:szCs w:val="22"/>
          <w:lang w:bidi="fa-IR"/>
        </w:rPr>
        <w:t>adopt</w:t>
      </w:r>
      <w:r w:rsidR="00D118B1">
        <w:rPr>
          <w:rFonts w:ascii="Arial" w:hAnsi="Arial" w:cs="Arial"/>
          <w:sz w:val="22"/>
          <w:szCs w:val="22"/>
          <w:lang w:bidi="fa-IR"/>
        </w:rPr>
        <w:t xml:space="preserve"> the changes. </w:t>
      </w:r>
      <w:r w:rsidR="00157B21">
        <w:rPr>
          <w:rFonts w:ascii="Arial" w:hAnsi="Arial" w:cs="Arial"/>
          <w:sz w:val="22"/>
          <w:szCs w:val="22"/>
          <w:lang w:bidi="fa-IR"/>
        </w:rPr>
        <w:t>Therefore</w:t>
      </w:r>
      <w:r w:rsidR="00F26280">
        <w:rPr>
          <w:rFonts w:ascii="Arial" w:hAnsi="Arial" w:cs="Arial"/>
          <w:sz w:val="22"/>
          <w:szCs w:val="22"/>
          <w:lang w:bidi="fa-IR"/>
        </w:rPr>
        <w:t>,</w:t>
      </w:r>
      <w:r w:rsidR="00BE22F6">
        <w:rPr>
          <w:rFonts w:ascii="Arial" w:hAnsi="Arial" w:cs="Arial"/>
          <w:sz w:val="22"/>
          <w:szCs w:val="22"/>
          <w:lang w:bidi="fa-IR"/>
        </w:rPr>
        <w:t xml:space="preserve"> the required simulation time was increased by </w:t>
      </w:r>
      <w:r w:rsidR="00922A4B">
        <w:rPr>
          <w:rFonts w:ascii="Arial" w:hAnsi="Arial" w:cs="Arial"/>
          <w:sz w:val="22"/>
          <w:szCs w:val="22"/>
          <w:lang w:bidi="fa-IR"/>
        </w:rPr>
        <w:t xml:space="preserve">a factor of two. </w:t>
      </w:r>
    </w:p>
    <w:p w14:paraId="1226308F" w14:textId="7868E289" w:rsidR="00644A94" w:rsidRDefault="00644A94" w:rsidP="002112B6">
      <w:pPr>
        <w:spacing w:line="276" w:lineRule="auto"/>
        <w:jc w:val="both"/>
        <w:rPr>
          <w:rFonts w:ascii="Arial" w:hAnsi="Arial" w:cs="Arial"/>
          <w:sz w:val="22"/>
          <w:szCs w:val="22"/>
          <w:lang w:bidi="fa-IR"/>
        </w:rPr>
      </w:pPr>
    </w:p>
    <w:p w14:paraId="6AC7A51E" w14:textId="0E11E62B" w:rsidR="00644A94" w:rsidRDefault="00644A94" w:rsidP="002112B6">
      <w:pPr>
        <w:spacing w:line="276" w:lineRule="auto"/>
        <w:jc w:val="both"/>
        <w:rPr>
          <w:rFonts w:ascii="Arial" w:hAnsi="Arial" w:cs="Arial"/>
          <w:sz w:val="22"/>
          <w:szCs w:val="22"/>
          <w:lang w:bidi="fa-IR"/>
        </w:rPr>
      </w:pPr>
    </w:p>
    <w:p w14:paraId="5FB7CA53" w14:textId="361DA9FA" w:rsidR="00644A94" w:rsidRDefault="00644A94" w:rsidP="002112B6">
      <w:pPr>
        <w:spacing w:line="276" w:lineRule="auto"/>
        <w:jc w:val="both"/>
        <w:rPr>
          <w:rFonts w:ascii="Arial" w:hAnsi="Arial" w:cs="Arial"/>
          <w:sz w:val="22"/>
          <w:szCs w:val="22"/>
          <w:lang w:bidi="fa-IR"/>
        </w:rPr>
      </w:pPr>
      <w:r>
        <w:rPr>
          <w:rFonts w:ascii="Arial" w:hAnsi="Arial" w:cs="Arial"/>
          <w:b/>
          <w:bCs/>
          <w:noProof/>
          <w:lang w:bidi="fa-IR"/>
        </w:rPr>
        <w:drawing>
          <wp:inline distT="0" distB="0" distL="0" distR="0" wp14:anchorId="2B0EB224" wp14:editId="51A0EDA0">
            <wp:extent cx="6583681" cy="4114800"/>
            <wp:effectExtent l="0" t="0" r="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83681" cy="4114800"/>
                    </a:xfrm>
                    <a:prstGeom prst="rect">
                      <a:avLst/>
                    </a:prstGeom>
                  </pic:spPr>
                </pic:pic>
              </a:graphicData>
            </a:graphic>
          </wp:inline>
        </w:drawing>
      </w:r>
    </w:p>
    <w:p w14:paraId="79593420" w14:textId="2E4F2395" w:rsidR="00AD023E" w:rsidRPr="007817C8" w:rsidRDefault="00AD023E" w:rsidP="002112B6">
      <w:pPr>
        <w:spacing w:line="276" w:lineRule="auto"/>
        <w:jc w:val="center"/>
        <w:rPr>
          <w:rFonts w:ascii="Arial" w:hAnsi="Arial" w:cs="Arial"/>
          <w:b/>
          <w:bCs/>
          <w:sz w:val="22"/>
          <w:szCs w:val="22"/>
        </w:rPr>
      </w:pPr>
      <w:r w:rsidRPr="007817C8">
        <w:rPr>
          <w:rFonts w:ascii="Arial" w:hAnsi="Arial" w:cs="Arial"/>
          <w:b/>
          <w:bCs/>
          <w:sz w:val="22"/>
          <w:szCs w:val="22"/>
        </w:rPr>
        <w:t>Fig</w:t>
      </w:r>
      <w:r>
        <w:rPr>
          <w:rFonts w:ascii="Arial" w:hAnsi="Arial" w:cs="Arial"/>
          <w:b/>
          <w:bCs/>
          <w:sz w:val="22"/>
          <w:szCs w:val="22"/>
        </w:rPr>
        <w:t xml:space="preserve"> </w:t>
      </w:r>
      <w:r w:rsidR="00D26EBE">
        <w:rPr>
          <w:rFonts w:ascii="Arial" w:hAnsi="Arial" w:cs="Arial"/>
          <w:b/>
          <w:bCs/>
          <w:sz w:val="22"/>
          <w:szCs w:val="22"/>
        </w:rPr>
        <w:t>S</w:t>
      </w:r>
      <w:r>
        <w:rPr>
          <w:rFonts w:ascii="Arial" w:hAnsi="Arial" w:cs="Arial"/>
          <w:b/>
          <w:bCs/>
          <w:sz w:val="22"/>
          <w:szCs w:val="22"/>
        </w:rPr>
        <w:t>1</w:t>
      </w:r>
      <w:r w:rsidRPr="007817C8">
        <w:rPr>
          <w:rFonts w:ascii="Arial" w:hAnsi="Arial" w:cs="Arial"/>
          <w:b/>
          <w:bCs/>
          <w:sz w:val="22"/>
          <w:szCs w:val="22"/>
        </w:rPr>
        <w:t xml:space="preserve">. </w:t>
      </w:r>
      <w:r w:rsidR="00A075A5">
        <w:rPr>
          <w:rFonts w:ascii="Arial" w:hAnsi="Arial" w:cs="Arial"/>
          <w:b/>
          <w:bCs/>
          <w:sz w:val="22"/>
          <w:szCs w:val="22"/>
        </w:rPr>
        <w:t>Multiscale response to aortic stenosis</w:t>
      </w:r>
      <w:r w:rsidR="00C87996">
        <w:rPr>
          <w:rFonts w:ascii="Arial" w:hAnsi="Arial" w:cs="Arial"/>
          <w:b/>
          <w:bCs/>
          <w:sz w:val="22"/>
          <w:szCs w:val="22"/>
        </w:rPr>
        <w:t xml:space="preserve"> </w:t>
      </w:r>
      <w:r w:rsidR="00644C69">
        <w:rPr>
          <w:rFonts w:ascii="Arial" w:hAnsi="Arial" w:cs="Arial"/>
          <w:b/>
          <w:bCs/>
          <w:sz w:val="22"/>
          <w:szCs w:val="22"/>
        </w:rPr>
        <w:t>under</w:t>
      </w:r>
      <w:r w:rsidR="00A9792D">
        <w:rPr>
          <w:rFonts w:ascii="Arial" w:hAnsi="Arial" w:cs="Arial"/>
          <w:b/>
          <w:bCs/>
          <w:sz w:val="22"/>
          <w:szCs w:val="22"/>
        </w:rPr>
        <w:t xml:space="preserve"> no regulation of baroreflex feedback loop</w:t>
      </w:r>
      <w:r w:rsidR="00A075A5">
        <w:rPr>
          <w:rFonts w:ascii="Arial" w:hAnsi="Arial" w:cs="Arial"/>
          <w:b/>
          <w:bCs/>
          <w:sz w:val="22"/>
          <w:szCs w:val="22"/>
        </w:rPr>
        <w:t xml:space="preserve">. </w:t>
      </w:r>
      <w:r w:rsidR="00A075A5">
        <w:rPr>
          <w:rFonts w:ascii="Arial" w:hAnsi="Arial" w:cs="Arial"/>
          <w:sz w:val="22"/>
          <w:szCs w:val="22"/>
        </w:rPr>
        <w:t xml:space="preserve">Growth algorithm was activated once the model was at steady state at time of 50 s (first vertical dashed lines). Aortic resistance increased by 500% from time point of 600 s (second vertical dashed line) to 900 s (third vertical dashed line). Baroreflex feedback loop was </w:t>
      </w:r>
      <w:r w:rsidR="00897BCD">
        <w:rPr>
          <w:rFonts w:ascii="Arial" w:hAnsi="Arial" w:cs="Arial"/>
          <w:sz w:val="22"/>
          <w:szCs w:val="22"/>
        </w:rPr>
        <w:t xml:space="preserve">not activated and thus the arterial </w:t>
      </w:r>
      <w:r w:rsidR="0089057A">
        <w:rPr>
          <w:rFonts w:ascii="Arial" w:hAnsi="Arial" w:cs="Arial"/>
          <w:sz w:val="22"/>
          <w:szCs w:val="22"/>
        </w:rPr>
        <w:t xml:space="preserve">did not remain unchanged </w:t>
      </w:r>
      <w:r w:rsidR="00A075A5">
        <w:rPr>
          <w:rFonts w:ascii="Arial" w:hAnsi="Arial" w:cs="Arial"/>
          <w:sz w:val="22"/>
          <w:szCs w:val="22"/>
        </w:rPr>
        <w:t>(middle column).</w:t>
      </w:r>
    </w:p>
    <w:p w14:paraId="4965911B" w14:textId="7B5538FB" w:rsidR="00644A94" w:rsidRDefault="00644A94" w:rsidP="002112B6">
      <w:pPr>
        <w:spacing w:line="276" w:lineRule="auto"/>
        <w:jc w:val="both"/>
        <w:rPr>
          <w:rFonts w:ascii="Arial" w:hAnsi="Arial" w:cs="Arial"/>
          <w:sz w:val="22"/>
          <w:szCs w:val="22"/>
          <w:lang w:bidi="fa-IR"/>
        </w:rPr>
      </w:pPr>
    </w:p>
    <w:p w14:paraId="0F77F145" w14:textId="25F075CE" w:rsidR="00644A94" w:rsidRDefault="00644A94" w:rsidP="002112B6">
      <w:pPr>
        <w:spacing w:line="276" w:lineRule="auto"/>
        <w:jc w:val="both"/>
        <w:rPr>
          <w:rFonts w:ascii="Arial" w:hAnsi="Arial" w:cs="Arial"/>
          <w:sz w:val="22"/>
          <w:szCs w:val="22"/>
          <w:lang w:bidi="fa-IR"/>
        </w:rPr>
      </w:pPr>
    </w:p>
    <w:p w14:paraId="14E4266C" w14:textId="40F01B15" w:rsidR="00644A94" w:rsidRDefault="00644A94" w:rsidP="002112B6">
      <w:pPr>
        <w:spacing w:line="276" w:lineRule="auto"/>
        <w:jc w:val="both"/>
        <w:rPr>
          <w:rFonts w:ascii="Arial" w:hAnsi="Arial" w:cs="Arial"/>
          <w:sz w:val="22"/>
          <w:szCs w:val="22"/>
          <w:lang w:bidi="fa-IR"/>
        </w:rPr>
      </w:pPr>
    </w:p>
    <w:p w14:paraId="564BBC56" w14:textId="4A0EFAD0" w:rsidR="00644A94" w:rsidRDefault="00644A94" w:rsidP="002112B6">
      <w:pPr>
        <w:spacing w:line="276" w:lineRule="auto"/>
        <w:jc w:val="both"/>
        <w:rPr>
          <w:rFonts w:ascii="Arial" w:hAnsi="Arial" w:cs="Arial"/>
          <w:sz w:val="22"/>
          <w:szCs w:val="22"/>
          <w:lang w:bidi="fa-IR"/>
        </w:rPr>
      </w:pPr>
    </w:p>
    <w:p w14:paraId="3BB8EC75" w14:textId="77777777" w:rsidR="00644A94" w:rsidRPr="00C7615F" w:rsidRDefault="00644A94" w:rsidP="002112B6">
      <w:pPr>
        <w:spacing w:line="276" w:lineRule="auto"/>
        <w:jc w:val="both"/>
        <w:rPr>
          <w:rFonts w:ascii="Arial" w:hAnsi="Arial" w:cs="Arial"/>
          <w:sz w:val="22"/>
          <w:szCs w:val="22"/>
          <w:lang w:bidi="fa-IR"/>
        </w:rPr>
      </w:pPr>
    </w:p>
    <w:p w14:paraId="54D5D820" w14:textId="31CF4B26" w:rsidR="00090D3A" w:rsidRPr="00782AD1" w:rsidRDefault="00090D3A" w:rsidP="006A53CE">
      <w:pPr>
        <w:spacing w:line="276" w:lineRule="auto"/>
        <w:jc w:val="both"/>
        <w:rPr>
          <w:rFonts w:ascii="Arial" w:hAnsi="Arial" w:cs="Arial"/>
          <w:b/>
          <w:bCs/>
          <w:sz w:val="22"/>
          <w:szCs w:val="22"/>
          <w:lang w:bidi="fa-IR"/>
        </w:rPr>
      </w:pPr>
      <w:r w:rsidRPr="00782AD1">
        <w:rPr>
          <w:rFonts w:ascii="Arial" w:hAnsi="Arial" w:cs="Arial"/>
          <w:b/>
          <w:bCs/>
          <w:sz w:val="22"/>
          <w:szCs w:val="22"/>
          <w:lang w:bidi="fa-IR"/>
        </w:rPr>
        <w:lastRenderedPageBreak/>
        <w:t>Discussion</w:t>
      </w:r>
    </w:p>
    <w:p w14:paraId="2259DDB4" w14:textId="2914F3C8" w:rsidR="00653A3C" w:rsidRDefault="005B6680" w:rsidP="00433F3E">
      <w:pPr>
        <w:spacing w:line="276" w:lineRule="auto"/>
        <w:jc w:val="both"/>
        <w:rPr>
          <w:rFonts w:asciiTheme="minorBidi" w:hAnsiTheme="minorBidi"/>
          <w:sz w:val="22"/>
          <w:szCs w:val="22"/>
        </w:rPr>
      </w:pPr>
      <w:r>
        <w:rPr>
          <w:rFonts w:asciiTheme="minorBidi" w:hAnsiTheme="minorBidi"/>
          <w:sz w:val="22"/>
          <w:szCs w:val="22"/>
        </w:rPr>
        <w:t xml:space="preserve">This study </w:t>
      </w:r>
      <w:r w:rsidR="00EC07BB">
        <w:rPr>
          <w:rFonts w:asciiTheme="minorBidi" w:hAnsiTheme="minorBidi"/>
          <w:sz w:val="22"/>
          <w:szCs w:val="22"/>
        </w:rPr>
        <w:t>integrated a</w:t>
      </w:r>
      <w:r w:rsidR="009B652E">
        <w:rPr>
          <w:rFonts w:asciiTheme="minorBidi" w:hAnsiTheme="minorBidi"/>
          <w:sz w:val="22"/>
          <w:szCs w:val="22"/>
        </w:rPr>
        <w:t xml:space="preserve"> unified</w:t>
      </w:r>
      <w:r w:rsidR="00EC07BB">
        <w:rPr>
          <w:rFonts w:asciiTheme="minorBidi" w:hAnsiTheme="minorBidi"/>
          <w:sz w:val="22"/>
          <w:szCs w:val="22"/>
        </w:rPr>
        <w:t xml:space="preserve"> </w:t>
      </w:r>
      <w:r w:rsidR="002A31A2">
        <w:rPr>
          <w:rFonts w:asciiTheme="minorBidi" w:hAnsiTheme="minorBidi"/>
          <w:sz w:val="22"/>
          <w:szCs w:val="22"/>
        </w:rPr>
        <w:t xml:space="preserve">stress-driven growth </w:t>
      </w:r>
      <w:r w:rsidR="00623C6B">
        <w:rPr>
          <w:rFonts w:asciiTheme="minorBidi" w:hAnsiTheme="minorBidi"/>
          <w:sz w:val="22"/>
          <w:szCs w:val="22"/>
        </w:rPr>
        <w:t>sub-model</w:t>
      </w:r>
      <w:r w:rsidR="002A31A2">
        <w:rPr>
          <w:rFonts w:asciiTheme="minorBidi" w:hAnsiTheme="minorBidi"/>
          <w:sz w:val="22"/>
          <w:szCs w:val="22"/>
        </w:rPr>
        <w:t xml:space="preserve"> into a multi-scale model of </w:t>
      </w:r>
      <w:r w:rsidR="009C487B">
        <w:rPr>
          <w:rFonts w:asciiTheme="minorBidi" w:hAnsiTheme="minorBidi"/>
          <w:sz w:val="22"/>
          <w:szCs w:val="22"/>
        </w:rPr>
        <w:t>cardiovascular function under continuous regulation of baroreflex loop</w:t>
      </w:r>
      <w:r w:rsidR="00445EFF">
        <w:rPr>
          <w:rFonts w:asciiTheme="minorBidi" w:hAnsiTheme="minorBidi"/>
          <w:sz w:val="22"/>
          <w:szCs w:val="22"/>
        </w:rPr>
        <w:t xml:space="preserve"> (Sharifi et al. 2021)</w:t>
      </w:r>
      <w:r w:rsidR="009C487B">
        <w:rPr>
          <w:rFonts w:asciiTheme="minorBidi" w:hAnsiTheme="minorBidi"/>
          <w:sz w:val="22"/>
          <w:szCs w:val="22"/>
        </w:rPr>
        <w:t xml:space="preserve">. </w:t>
      </w:r>
      <w:r w:rsidR="00CE3FD6">
        <w:rPr>
          <w:rFonts w:asciiTheme="minorBidi" w:hAnsiTheme="minorBidi"/>
          <w:sz w:val="22"/>
          <w:szCs w:val="22"/>
        </w:rPr>
        <w:t xml:space="preserve">Total stress in half-sarcomeres </w:t>
      </w:r>
      <w:r w:rsidR="00CD4381">
        <w:rPr>
          <w:rFonts w:asciiTheme="minorBidi" w:hAnsiTheme="minorBidi"/>
          <w:sz w:val="22"/>
          <w:szCs w:val="22"/>
        </w:rPr>
        <w:t xml:space="preserve">was </w:t>
      </w:r>
      <w:r w:rsidR="000E3D71">
        <w:rPr>
          <w:rFonts w:asciiTheme="minorBidi" w:hAnsiTheme="minorBidi"/>
          <w:sz w:val="22"/>
          <w:szCs w:val="22"/>
        </w:rPr>
        <w:t xml:space="preserve">assumed as </w:t>
      </w:r>
      <w:r w:rsidR="00CD4381">
        <w:rPr>
          <w:rFonts w:asciiTheme="minorBidi" w:hAnsiTheme="minorBidi"/>
          <w:sz w:val="22"/>
          <w:szCs w:val="22"/>
        </w:rPr>
        <w:t xml:space="preserve">the </w:t>
      </w:r>
      <w:r w:rsidR="000C24CB">
        <w:rPr>
          <w:rFonts w:asciiTheme="minorBidi" w:hAnsiTheme="minorBidi"/>
          <w:sz w:val="22"/>
          <w:szCs w:val="22"/>
        </w:rPr>
        <w:t xml:space="preserve">stimulus </w:t>
      </w:r>
      <w:r w:rsidR="00CD4381">
        <w:rPr>
          <w:rFonts w:asciiTheme="minorBidi" w:hAnsiTheme="minorBidi"/>
          <w:sz w:val="22"/>
          <w:szCs w:val="22"/>
        </w:rPr>
        <w:t xml:space="preserve">signal for concentric hypertrophy while </w:t>
      </w:r>
      <w:r w:rsidR="000C24CB">
        <w:rPr>
          <w:rFonts w:asciiTheme="minorBidi" w:hAnsiTheme="minorBidi"/>
          <w:sz w:val="22"/>
          <w:szCs w:val="22"/>
        </w:rPr>
        <w:t xml:space="preserve">the passive stress was </w:t>
      </w:r>
      <w:r w:rsidR="00294F1A">
        <w:rPr>
          <w:rFonts w:asciiTheme="minorBidi" w:hAnsiTheme="minorBidi"/>
          <w:sz w:val="22"/>
          <w:szCs w:val="22"/>
        </w:rPr>
        <w:t xml:space="preserve">driving the eccentric growth of LV. </w:t>
      </w:r>
      <w:r w:rsidR="002145D2">
        <w:rPr>
          <w:rFonts w:asciiTheme="minorBidi" w:hAnsiTheme="minorBidi"/>
          <w:sz w:val="22"/>
          <w:szCs w:val="22"/>
        </w:rPr>
        <w:t>The growth sub-model was not only able to capture both types of cardiac hypertrophy</w:t>
      </w:r>
      <w:r w:rsidR="0010410E">
        <w:rPr>
          <w:rFonts w:asciiTheme="minorBidi" w:hAnsiTheme="minorBidi"/>
          <w:sz w:val="22"/>
          <w:szCs w:val="22"/>
        </w:rPr>
        <w:t xml:space="preserve"> (i.e. concentric </w:t>
      </w:r>
      <w:r w:rsidR="00B70C18">
        <w:rPr>
          <w:rFonts w:asciiTheme="minorBidi" w:hAnsiTheme="minorBidi"/>
          <w:sz w:val="22"/>
          <w:szCs w:val="22"/>
        </w:rPr>
        <w:t>and</w:t>
      </w:r>
      <w:r w:rsidR="0010410E">
        <w:rPr>
          <w:rFonts w:asciiTheme="minorBidi" w:hAnsiTheme="minorBidi"/>
          <w:sz w:val="22"/>
          <w:szCs w:val="22"/>
        </w:rPr>
        <w:t xml:space="preserve"> eccentric)</w:t>
      </w:r>
      <w:r w:rsidR="000E18E6">
        <w:rPr>
          <w:rFonts w:asciiTheme="minorBidi" w:hAnsiTheme="minorBidi"/>
          <w:sz w:val="22"/>
          <w:szCs w:val="22"/>
        </w:rPr>
        <w:t xml:space="preserve">, but also it could capture the revere growth in response to ventricular unloading. </w:t>
      </w:r>
    </w:p>
    <w:p w14:paraId="7C0E95CE" w14:textId="1A76C53F" w:rsidR="00653A3C" w:rsidRDefault="00653A3C" w:rsidP="002112B6">
      <w:pPr>
        <w:spacing w:line="276" w:lineRule="auto"/>
        <w:jc w:val="both"/>
        <w:rPr>
          <w:rFonts w:asciiTheme="minorBidi" w:hAnsiTheme="minorBidi"/>
          <w:b/>
          <w:bCs/>
          <w:i/>
          <w:iCs/>
          <w:sz w:val="22"/>
          <w:szCs w:val="22"/>
        </w:rPr>
      </w:pPr>
      <w:r w:rsidRPr="00653A3C">
        <w:rPr>
          <w:rFonts w:asciiTheme="minorBidi" w:hAnsiTheme="minorBidi"/>
          <w:b/>
          <w:bCs/>
          <w:i/>
          <w:iCs/>
          <w:sz w:val="22"/>
          <w:szCs w:val="22"/>
        </w:rPr>
        <w:t>Model response</w:t>
      </w:r>
    </w:p>
    <w:p w14:paraId="57B8E21D" w14:textId="4698A8C1" w:rsidR="00014544" w:rsidRDefault="00F81E0B" w:rsidP="002B796D">
      <w:pPr>
        <w:spacing w:line="276" w:lineRule="auto"/>
        <w:jc w:val="both"/>
        <w:rPr>
          <w:rFonts w:asciiTheme="minorBidi" w:hAnsiTheme="minorBidi"/>
          <w:sz w:val="22"/>
          <w:szCs w:val="22"/>
        </w:rPr>
      </w:pPr>
      <w:r>
        <w:rPr>
          <w:rFonts w:asciiTheme="minorBidi" w:hAnsiTheme="minorBidi"/>
          <w:sz w:val="22"/>
          <w:szCs w:val="22"/>
        </w:rPr>
        <w:t xml:space="preserve">The implemented growth sub-model governed the concentric hypertrophy by controlling the ventricle wall volume, while the eccentric hypertrophy was </w:t>
      </w:r>
      <w:r w:rsidR="009A4470">
        <w:rPr>
          <w:rFonts w:asciiTheme="minorBidi" w:hAnsiTheme="minorBidi"/>
          <w:sz w:val="22"/>
          <w:szCs w:val="22"/>
        </w:rPr>
        <w:t>adapted</w:t>
      </w:r>
      <w:r>
        <w:rPr>
          <w:rFonts w:asciiTheme="minorBidi" w:hAnsiTheme="minorBidi"/>
          <w:sz w:val="22"/>
          <w:szCs w:val="22"/>
        </w:rPr>
        <w:t xml:space="preserve"> by regulating the serial number of half-sarcomeres around the circumference of LV.</w:t>
      </w:r>
      <w:r w:rsidR="00014544" w:rsidRPr="00014544">
        <w:rPr>
          <w:rFonts w:asciiTheme="minorBidi" w:hAnsiTheme="minorBidi"/>
          <w:sz w:val="22"/>
          <w:szCs w:val="22"/>
        </w:rPr>
        <w:t xml:space="preserve"> </w:t>
      </w:r>
      <w:r w:rsidR="00014544">
        <w:rPr>
          <w:rFonts w:asciiTheme="minorBidi" w:hAnsiTheme="minorBidi"/>
          <w:sz w:val="22"/>
          <w:szCs w:val="22"/>
        </w:rPr>
        <w:t>Both growth laws were happening at the same time</w:t>
      </w:r>
      <w:r w:rsidR="0017695D">
        <w:rPr>
          <w:rFonts w:asciiTheme="minorBidi" w:hAnsiTheme="minorBidi"/>
          <w:sz w:val="22"/>
          <w:szCs w:val="22"/>
        </w:rPr>
        <w:t xml:space="preserve">, meaning </w:t>
      </w:r>
      <w:r w:rsidR="004C07FF">
        <w:rPr>
          <w:rFonts w:asciiTheme="minorBidi" w:hAnsiTheme="minorBidi"/>
          <w:sz w:val="22"/>
          <w:szCs w:val="22"/>
        </w:rPr>
        <w:t xml:space="preserve">that at any given time step both parameters can change because of any </w:t>
      </w:r>
      <w:r w:rsidR="00A81B50">
        <w:rPr>
          <w:rFonts w:asciiTheme="minorBidi" w:hAnsiTheme="minorBidi"/>
          <w:sz w:val="22"/>
          <w:szCs w:val="22"/>
        </w:rPr>
        <w:t xml:space="preserve">perturbation in </w:t>
      </w:r>
      <w:r w:rsidR="00407E06">
        <w:rPr>
          <w:rFonts w:asciiTheme="minorBidi" w:hAnsiTheme="minorBidi"/>
          <w:sz w:val="22"/>
          <w:szCs w:val="22"/>
        </w:rPr>
        <w:t xml:space="preserve">the driving growth signals (i.e. </w:t>
      </w:r>
      <w:r w:rsidR="00A81B50">
        <w:rPr>
          <w:rFonts w:asciiTheme="minorBidi" w:hAnsiTheme="minorBidi"/>
          <w:sz w:val="22"/>
          <w:szCs w:val="22"/>
        </w:rPr>
        <w:t>half-sarcomere stresses</w:t>
      </w:r>
      <w:r w:rsidR="00407E06">
        <w:rPr>
          <w:rFonts w:asciiTheme="minorBidi" w:hAnsiTheme="minorBidi"/>
          <w:sz w:val="22"/>
          <w:szCs w:val="22"/>
        </w:rPr>
        <w:t>)</w:t>
      </w:r>
      <w:r w:rsidR="00014544">
        <w:rPr>
          <w:rFonts w:asciiTheme="minorBidi" w:hAnsiTheme="minorBidi"/>
          <w:sz w:val="22"/>
          <w:szCs w:val="22"/>
        </w:rPr>
        <w:t>.</w:t>
      </w:r>
    </w:p>
    <w:p w14:paraId="335BB65C" w14:textId="0F72FF95" w:rsidR="00370047" w:rsidRDefault="00B72F95" w:rsidP="00A918D9">
      <w:pPr>
        <w:spacing w:line="276" w:lineRule="auto"/>
        <w:ind w:firstLine="720"/>
        <w:jc w:val="both"/>
        <w:rPr>
          <w:rFonts w:asciiTheme="minorBidi" w:hAnsiTheme="minorBidi"/>
          <w:sz w:val="22"/>
          <w:szCs w:val="22"/>
        </w:rPr>
      </w:pPr>
      <w:r>
        <w:rPr>
          <w:rFonts w:asciiTheme="minorBidi" w:hAnsiTheme="minorBidi"/>
          <w:sz w:val="22"/>
          <w:szCs w:val="22"/>
        </w:rPr>
        <w:t>In response to pressure overloading</w:t>
      </w:r>
      <w:r w:rsidR="00483E2D">
        <w:rPr>
          <w:rFonts w:asciiTheme="minorBidi" w:hAnsiTheme="minorBidi"/>
          <w:sz w:val="22"/>
          <w:szCs w:val="22"/>
        </w:rPr>
        <w:t xml:space="preserve">, </w:t>
      </w:r>
      <w:r w:rsidR="00202EBD">
        <w:rPr>
          <w:rFonts w:asciiTheme="minorBidi" w:hAnsiTheme="minorBidi"/>
          <w:sz w:val="22"/>
          <w:szCs w:val="22"/>
        </w:rPr>
        <w:t xml:space="preserve">sarcomeres need to generate higher contractile force </w:t>
      </w:r>
      <w:r w:rsidR="009A1E0D">
        <w:rPr>
          <w:rFonts w:asciiTheme="minorBidi" w:hAnsiTheme="minorBidi"/>
          <w:sz w:val="22"/>
          <w:szCs w:val="22"/>
        </w:rPr>
        <w:t xml:space="preserve">so the ventricle </w:t>
      </w:r>
      <w:r w:rsidR="00AC1A2A">
        <w:rPr>
          <w:rFonts w:asciiTheme="minorBidi" w:hAnsiTheme="minorBidi"/>
          <w:sz w:val="22"/>
          <w:szCs w:val="22"/>
        </w:rPr>
        <w:t>can</w:t>
      </w:r>
      <w:r w:rsidR="00A73493">
        <w:rPr>
          <w:rFonts w:asciiTheme="minorBidi" w:hAnsiTheme="minorBidi"/>
          <w:sz w:val="22"/>
          <w:szCs w:val="22"/>
        </w:rPr>
        <w:t xml:space="preserve"> overcome the elevated </w:t>
      </w:r>
      <w:r w:rsidR="00637858">
        <w:rPr>
          <w:rFonts w:asciiTheme="minorBidi" w:hAnsiTheme="minorBidi"/>
          <w:sz w:val="22"/>
          <w:szCs w:val="22"/>
        </w:rPr>
        <w:t xml:space="preserve">afterload </w:t>
      </w:r>
      <w:r w:rsidR="009A1E0D">
        <w:rPr>
          <w:rFonts w:asciiTheme="minorBidi" w:hAnsiTheme="minorBidi"/>
          <w:sz w:val="22"/>
          <w:szCs w:val="22"/>
        </w:rPr>
        <w:t>and</w:t>
      </w:r>
      <w:r w:rsidR="00637858">
        <w:rPr>
          <w:rFonts w:asciiTheme="minorBidi" w:hAnsiTheme="minorBidi"/>
          <w:sz w:val="22"/>
          <w:szCs w:val="22"/>
        </w:rPr>
        <w:t xml:space="preserve"> </w:t>
      </w:r>
      <w:r w:rsidR="006333E6">
        <w:rPr>
          <w:rFonts w:asciiTheme="minorBidi" w:hAnsiTheme="minorBidi"/>
          <w:sz w:val="22"/>
          <w:szCs w:val="22"/>
        </w:rPr>
        <w:t>pump blood to the rest of the body.</w:t>
      </w:r>
      <w:r w:rsidR="00A918D9">
        <w:rPr>
          <w:rFonts w:asciiTheme="minorBidi" w:hAnsiTheme="minorBidi"/>
          <w:sz w:val="22"/>
          <w:szCs w:val="22"/>
        </w:rPr>
        <w:t xml:space="preserve"> </w:t>
      </w:r>
      <w:r w:rsidR="0021249D">
        <w:rPr>
          <w:rFonts w:asciiTheme="minorBidi" w:hAnsiTheme="minorBidi"/>
          <w:sz w:val="22"/>
          <w:szCs w:val="22"/>
        </w:rPr>
        <w:t>An</w:t>
      </w:r>
      <w:r w:rsidR="00217C63">
        <w:rPr>
          <w:rFonts w:asciiTheme="minorBidi" w:hAnsiTheme="minorBidi"/>
          <w:sz w:val="22"/>
          <w:szCs w:val="22"/>
        </w:rPr>
        <w:t xml:space="preserve"> </w:t>
      </w:r>
      <w:r w:rsidR="0051582E">
        <w:rPr>
          <w:rFonts w:asciiTheme="minorBidi" w:hAnsiTheme="minorBidi"/>
          <w:sz w:val="22"/>
          <w:szCs w:val="22"/>
        </w:rPr>
        <w:t xml:space="preserve">initial </w:t>
      </w:r>
      <w:r w:rsidR="0011616D">
        <w:rPr>
          <w:rFonts w:asciiTheme="minorBidi" w:hAnsiTheme="minorBidi"/>
          <w:sz w:val="22"/>
          <w:szCs w:val="22"/>
        </w:rPr>
        <w:t xml:space="preserve">adaptive </w:t>
      </w:r>
      <w:r w:rsidR="0051582E">
        <w:rPr>
          <w:rFonts w:asciiTheme="minorBidi" w:hAnsiTheme="minorBidi"/>
          <w:sz w:val="22"/>
          <w:szCs w:val="22"/>
        </w:rPr>
        <w:t>mechanisms of the heart to compensate t</w:t>
      </w:r>
      <w:r w:rsidR="00EC0EDD">
        <w:rPr>
          <w:rFonts w:asciiTheme="minorBidi" w:hAnsiTheme="minorBidi"/>
          <w:sz w:val="22"/>
          <w:szCs w:val="22"/>
        </w:rPr>
        <w:t xml:space="preserve">he elevated active contractile stress is to </w:t>
      </w:r>
      <w:r w:rsidR="00FA1066">
        <w:rPr>
          <w:rFonts w:asciiTheme="minorBidi" w:hAnsiTheme="minorBidi"/>
          <w:sz w:val="22"/>
          <w:szCs w:val="22"/>
        </w:rPr>
        <w:t>deposit</w:t>
      </w:r>
      <w:r w:rsidR="00561AEC">
        <w:rPr>
          <w:rFonts w:asciiTheme="minorBidi" w:hAnsiTheme="minorBidi"/>
          <w:sz w:val="22"/>
          <w:szCs w:val="22"/>
        </w:rPr>
        <w:t xml:space="preserve"> more sarcomeres in parallel </w:t>
      </w:r>
      <w:r w:rsidR="009608AC">
        <w:rPr>
          <w:rFonts w:asciiTheme="minorBidi" w:hAnsiTheme="minorBidi"/>
          <w:sz w:val="22"/>
          <w:szCs w:val="22"/>
        </w:rPr>
        <w:t xml:space="preserve">and hence increase the wall thickness </w:t>
      </w:r>
      <w:r w:rsidR="00EE6941">
        <w:rPr>
          <w:rFonts w:asciiTheme="minorBidi" w:hAnsiTheme="minorBidi"/>
          <w:sz w:val="22"/>
          <w:szCs w:val="22"/>
        </w:rPr>
        <w:t xml:space="preserve">which in turn </w:t>
      </w:r>
      <w:r w:rsidR="0012217F" w:rsidRPr="0012217F">
        <w:rPr>
          <w:rFonts w:asciiTheme="minorBidi" w:hAnsiTheme="minorBidi"/>
          <w:sz w:val="22"/>
          <w:szCs w:val="22"/>
        </w:rPr>
        <w:t>alleviate</w:t>
      </w:r>
      <w:r w:rsidR="0012217F">
        <w:rPr>
          <w:rFonts w:asciiTheme="minorBidi" w:hAnsiTheme="minorBidi"/>
          <w:sz w:val="22"/>
          <w:szCs w:val="22"/>
        </w:rPr>
        <w:t xml:space="preserve"> the increased stress</w:t>
      </w:r>
      <w:r w:rsidR="00EB7848">
        <w:rPr>
          <w:rFonts w:asciiTheme="minorBidi" w:hAnsiTheme="minorBidi"/>
          <w:sz w:val="22"/>
          <w:szCs w:val="22"/>
        </w:rPr>
        <w:t xml:space="preserve"> </w:t>
      </w:r>
      <w:r w:rsidR="00EB7848">
        <w:rPr>
          <w:rFonts w:asciiTheme="minorBidi" w:hAnsiTheme="minorBidi"/>
          <w:sz w:val="22"/>
          <w:szCs w:val="22"/>
        </w:rPr>
        <w:fldChar w:fldCharType="begin"/>
      </w:r>
      <w:r w:rsidR="00EB7848">
        <w:rPr>
          <w:rFonts w:asciiTheme="minorBidi" w:hAnsiTheme="minorBidi"/>
          <w:sz w:val="22"/>
          <w:szCs w:val="22"/>
        </w:rPr>
        <w:instrText xml:space="preserve"> ADDIN EN.CITE &lt;EndNote&gt;&lt;Cite&gt;&lt;Author&gt;Nakamura&lt;/Author&gt;&lt;Year&gt;2018&lt;/Year&gt;&lt;RecNum&gt;99&lt;/RecNum&gt;&lt;DisplayText&gt;(56)&lt;/DisplayText&gt;&lt;record&gt;&lt;rec-number&gt;99&lt;/rec-number&gt;&lt;foreign-keys&gt;&lt;key app="EN" db-id="9rxfwr5p1pszwee29srxx9d1zz9v0vrxtwp0" timestamp="1619193531"&gt;99&lt;/key&gt;&lt;/foreign-keys&gt;&lt;ref-type name="Journal Article"&gt;17&lt;/ref-type&gt;&lt;contributors&gt;&lt;authors&gt;&lt;author&gt;Nakamura, M.&lt;/author&gt;&lt;author&gt;Sadoshima, J.&lt;/author&gt;&lt;/authors&gt;&lt;/contributors&gt;&lt;auth-address&gt;Department of Cell Biology and Molecular Medicine, Cardiovascular Research Institute, Rutgers New Jersey Medical School, Newark, NJ, USA.&amp;#xD;Department of Cell Biology and Molecular Medicine, Cardiovascular Research Institute, Rutgers New Jersey Medical School, Newark, NJ, USA. sadoshju@njms.rutgers.edu.&lt;/auth-address&gt;&lt;titles&gt;&lt;title&gt;Mechanisms of physiological and pathological cardiac hypertrophy&lt;/title&gt;&lt;secondary-title&gt;Nat Rev Cardiol&lt;/secondary-title&gt;&lt;/titles&gt;&lt;periodical&gt;&lt;full-title&gt;Nat Rev Cardiol&lt;/full-title&gt;&lt;/periodical&gt;&lt;pages&gt;387-407&lt;/pages&gt;&lt;volume&gt;15&lt;/volume&gt;&lt;number&gt;7&lt;/number&gt;&lt;edition&gt;2018/04/21&lt;/edition&gt;&lt;keywords&gt;&lt;keyword&gt;Adaptation, Physiological&lt;/keyword&gt;&lt;keyword&gt;Animals&lt;/keyword&gt;&lt;keyword&gt;Cardiomegaly/metabolism/pathology/*physiopathology/therapy&lt;/keyword&gt;&lt;keyword&gt;*Cardiomegaly, Exercise-Induced&lt;/keyword&gt;&lt;keyword&gt;Energy Metabolism&lt;/keyword&gt;&lt;keyword&gt;Heart Ventricles/metabolism/pathology/*physiopathology&lt;/keyword&gt;&lt;keyword&gt;Humans&lt;/keyword&gt;&lt;keyword&gt;Mitochondria, Heart/metabolism/pathology&lt;/keyword&gt;&lt;keyword&gt;Myocardium/metabolism/pathology&lt;/keyword&gt;&lt;keyword&gt;Regeneration&lt;/keyword&gt;&lt;keyword&gt;Signal Transduction&lt;/keyword&gt;&lt;keyword&gt;*Ventricular Remodeling&lt;/keyword&gt;&lt;/keywords&gt;&lt;dates&gt;&lt;year&gt;2018&lt;/year&gt;&lt;pub-dates&gt;&lt;date&gt;Jul&lt;/date&gt;&lt;/pub-dates&gt;&lt;/dates&gt;&lt;isbn&gt;1759-5010 (Electronic)&amp;#xD;1759-5002 (Linking)&lt;/isbn&gt;&lt;accession-num&gt;29674714&lt;/accession-num&gt;&lt;urls&gt;&lt;related-urls&gt;&lt;url&gt;https://www.ncbi.nlm.nih.gov/pubmed/29674714&lt;/url&gt;&lt;/related-urls&gt;&lt;/urls&gt;&lt;electronic-resource-num&gt;10.1038/s41569-018-0007-y&lt;/electronic-resource-num&gt;&lt;/record&gt;&lt;/Cite&gt;&lt;/EndNote&gt;</w:instrText>
      </w:r>
      <w:r w:rsidR="00EB7848">
        <w:rPr>
          <w:rFonts w:asciiTheme="minorBidi" w:hAnsiTheme="minorBidi"/>
          <w:sz w:val="22"/>
          <w:szCs w:val="22"/>
        </w:rPr>
        <w:fldChar w:fldCharType="separate"/>
      </w:r>
      <w:r w:rsidR="00EB7848">
        <w:rPr>
          <w:rFonts w:asciiTheme="minorBidi" w:hAnsiTheme="minorBidi"/>
          <w:noProof/>
          <w:sz w:val="22"/>
          <w:szCs w:val="22"/>
        </w:rPr>
        <w:t>(56)</w:t>
      </w:r>
      <w:r w:rsidR="00EB7848">
        <w:rPr>
          <w:rFonts w:asciiTheme="minorBidi" w:hAnsiTheme="minorBidi"/>
          <w:sz w:val="22"/>
          <w:szCs w:val="22"/>
        </w:rPr>
        <w:fldChar w:fldCharType="end"/>
      </w:r>
      <w:r w:rsidR="0012217F">
        <w:rPr>
          <w:rFonts w:asciiTheme="minorBidi" w:hAnsiTheme="minorBidi"/>
          <w:sz w:val="22"/>
          <w:szCs w:val="22"/>
        </w:rPr>
        <w:t>.</w:t>
      </w:r>
      <w:r w:rsidR="00FA1066">
        <w:rPr>
          <w:rFonts w:asciiTheme="minorBidi" w:hAnsiTheme="minorBidi"/>
          <w:sz w:val="22"/>
          <w:szCs w:val="22"/>
        </w:rPr>
        <w:t xml:space="preserve"> </w:t>
      </w:r>
      <w:r w:rsidR="009608AC">
        <w:rPr>
          <w:rFonts w:asciiTheme="minorBidi" w:hAnsiTheme="minorBidi"/>
          <w:sz w:val="22"/>
          <w:szCs w:val="22"/>
        </w:rPr>
        <w:t xml:space="preserve">Although this </w:t>
      </w:r>
      <w:r w:rsidR="007858A3">
        <w:rPr>
          <w:rFonts w:asciiTheme="minorBidi" w:hAnsiTheme="minorBidi"/>
          <w:sz w:val="22"/>
          <w:szCs w:val="22"/>
        </w:rPr>
        <w:t xml:space="preserve">mechanism is </w:t>
      </w:r>
      <w:r w:rsidR="00D12C50">
        <w:rPr>
          <w:rFonts w:asciiTheme="minorBidi" w:hAnsiTheme="minorBidi"/>
          <w:sz w:val="22"/>
          <w:szCs w:val="22"/>
        </w:rPr>
        <w:t>initially</w:t>
      </w:r>
      <w:r w:rsidR="007858A3">
        <w:rPr>
          <w:rFonts w:asciiTheme="minorBidi" w:hAnsiTheme="minorBidi"/>
          <w:sz w:val="22"/>
          <w:szCs w:val="22"/>
        </w:rPr>
        <w:t xml:space="preserve"> considered as an adaptive</w:t>
      </w:r>
      <w:r w:rsidR="00D12C50">
        <w:rPr>
          <w:rFonts w:asciiTheme="minorBidi" w:hAnsiTheme="minorBidi"/>
          <w:sz w:val="22"/>
          <w:szCs w:val="22"/>
        </w:rPr>
        <w:t xml:space="preserve"> </w:t>
      </w:r>
      <w:r w:rsidR="001E5819">
        <w:rPr>
          <w:rFonts w:asciiTheme="minorBidi" w:hAnsiTheme="minorBidi"/>
          <w:sz w:val="22"/>
          <w:szCs w:val="22"/>
        </w:rPr>
        <w:t>event</w:t>
      </w:r>
      <w:r w:rsidR="00FD694F">
        <w:rPr>
          <w:rFonts w:asciiTheme="minorBidi" w:hAnsiTheme="minorBidi"/>
          <w:sz w:val="22"/>
          <w:szCs w:val="22"/>
        </w:rPr>
        <w:t xml:space="preserve"> and the systolic function of LV </w:t>
      </w:r>
      <w:r w:rsidR="00376FA2">
        <w:rPr>
          <w:rFonts w:asciiTheme="minorBidi" w:hAnsiTheme="minorBidi"/>
          <w:sz w:val="22"/>
          <w:szCs w:val="22"/>
        </w:rPr>
        <w:t>remains</w:t>
      </w:r>
      <w:r w:rsidR="00FD694F">
        <w:rPr>
          <w:rFonts w:asciiTheme="minorBidi" w:hAnsiTheme="minorBidi"/>
          <w:sz w:val="22"/>
          <w:szCs w:val="22"/>
        </w:rPr>
        <w:t xml:space="preserve"> intact</w:t>
      </w:r>
      <w:r w:rsidR="001E5819">
        <w:rPr>
          <w:rFonts w:asciiTheme="minorBidi" w:hAnsiTheme="minorBidi"/>
          <w:sz w:val="22"/>
          <w:szCs w:val="22"/>
        </w:rPr>
        <w:t xml:space="preserve">, ultimately the </w:t>
      </w:r>
      <w:r w:rsidR="00262FDF">
        <w:rPr>
          <w:rFonts w:asciiTheme="minorBidi" w:hAnsiTheme="minorBidi"/>
          <w:sz w:val="22"/>
          <w:szCs w:val="22"/>
        </w:rPr>
        <w:t xml:space="preserve">prolonged </w:t>
      </w:r>
      <w:r w:rsidR="001E5819">
        <w:rPr>
          <w:rFonts w:asciiTheme="minorBidi" w:hAnsiTheme="minorBidi"/>
          <w:sz w:val="22"/>
          <w:szCs w:val="22"/>
        </w:rPr>
        <w:t xml:space="preserve">pressure overloading </w:t>
      </w:r>
      <w:r w:rsidR="00051FEA">
        <w:rPr>
          <w:rFonts w:asciiTheme="minorBidi" w:hAnsiTheme="minorBidi"/>
          <w:sz w:val="22"/>
          <w:szCs w:val="22"/>
        </w:rPr>
        <w:t xml:space="preserve">can end up to heart failure and patient’s death </w:t>
      </w:r>
      <w:r w:rsidR="00A5370C">
        <w:rPr>
          <w:rFonts w:asciiTheme="minorBidi" w:hAnsiTheme="minorBidi"/>
          <w:sz w:val="22"/>
          <w:szCs w:val="22"/>
        </w:rPr>
        <w:fldChar w:fldCharType="begin"/>
      </w:r>
      <w:r w:rsidR="00A5370C">
        <w:rPr>
          <w:rFonts w:asciiTheme="minorBidi" w:hAnsiTheme="minorBidi"/>
          <w:sz w:val="22"/>
          <w:szCs w:val="22"/>
        </w:rPr>
        <w:instrText xml:space="preserve"> ADDIN EN.CITE &lt;EndNote&gt;&lt;Cite&gt;&lt;Author&gt;Frey&lt;/Author&gt;&lt;Year&gt;2003&lt;/Year&gt;&lt;RecNum&gt;100&lt;/RecNum&gt;&lt;DisplayText&gt;(57)&lt;/DisplayText&gt;&lt;record&gt;&lt;rec-number&gt;100&lt;/rec-number&gt;&lt;foreign-keys&gt;&lt;key app="EN" db-id="9rxfwr5p1pszwee29srxx9d1zz9v0vrxtwp0" timestamp="1619193652"&gt;100&lt;/key&gt;&lt;/foreign-keys&gt;&lt;ref-type name="Journal Article"&gt;17&lt;/ref-type&gt;&lt;contributors&gt;&lt;authors&gt;&lt;author&gt;Frey, N.&lt;/author&gt;&lt;author&gt;Olson, E. N.&lt;/author&gt;&lt;/authors&gt;&lt;/contributors&gt;&lt;auth-address&gt;Department of Molecular Biology, University of Texas Southwestern Medical Center, Dallas, Texas 75390-9148, USA. eric.olson@utsouthwestern.edu&lt;/auth-address&gt;&lt;titles&gt;&lt;title&gt;Cardiac hypertrophy: the good, the bad, and the ugly&lt;/title&gt;&lt;secondary-title&gt;Annu Rev Physiol&lt;/secondary-title&gt;&lt;/titles&gt;&lt;periodical&gt;&lt;full-title&gt;Annu Rev Physiol&lt;/full-title&gt;&lt;/periodical&gt;&lt;pages&gt;45-79&lt;/pages&gt;&lt;volume&gt;65&lt;/volume&gt;&lt;edition&gt;2003/01/14&lt;/edition&gt;&lt;keywords&gt;&lt;keyword&gt;Adaptation, Physiological/physiology&lt;/keyword&gt;&lt;keyword&gt;Animals&lt;/keyword&gt;&lt;keyword&gt;Cardiomegaly/*metabolism/*physiopathology&lt;/keyword&gt;&lt;keyword&gt;Heart/*physiopathology&lt;/keyword&gt;&lt;keyword&gt;Humans&lt;/keyword&gt;&lt;keyword&gt;Myocardium/*metabolism&lt;/keyword&gt;&lt;/keywords&gt;&lt;dates&gt;&lt;year&gt;2003&lt;/year&gt;&lt;/dates&gt;&lt;isbn&gt;0066-4278 (Print)&amp;#xD;0066-4278 (Linking)&lt;/isbn&gt;&lt;accession-num&gt;12524460&lt;/accession-num&gt;&lt;urls&gt;&lt;related-urls&gt;&lt;url&gt;https://www.ncbi.nlm.nih.gov/pubmed/12524460&lt;/url&gt;&lt;/related-urls&gt;&lt;/urls&gt;&lt;electronic-resource-num&gt;10.1146/annurev.physiol.65.092101.142243&lt;/electronic-resource-num&gt;&lt;/record&gt;&lt;/Cite&gt;&lt;/EndNote&gt;</w:instrText>
      </w:r>
      <w:r w:rsidR="00A5370C">
        <w:rPr>
          <w:rFonts w:asciiTheme="minorBidi" w:hAnsiTheme="minorBidi"/>
          <w:sz w:val="22"/>
          <w:szCs w:val="22"/>
        </w:rPr>
        <w:fldChar w:fldCharType="separate"/>
      </w:r>
      <w:r w:rsidR="00A5370C">
        <w:rPr>
          <w:rFonts w:asciiTheme="minorBidi" w:hAnsiTheme="minorBidi"/>
          <w:noProof/>
          <w:sz w:val="22"/>
          <w:szCs w:val="22"/>
        </w:rPr>
        <w:t>(57)</w:t>
      </w:r>
      <w:r w:rsidR="00A5370C">
        <w:rPr>
          <w:rFonts w:asciiTheme="minorBidi" w:hAnsiTheme="minorBidi"/>
          <w:sz w:val="22"/>
          <w:szCs w:val="22"/>
        </w:rPr>
        <w:fldChar w:fldCharType="end"/>
      </w:r>
      <w:r w:rsidR="00051FEA">
        <w:rPr>
          <w:rFonts w:asciiTheme="minorBidi" w:hAnsiTheme="minorBidi"/>
          <w:sz w:val="22"/>
          <w:szCs w:val="22"/>
        </w:rPr>
        <w:t>.</w:t>
      </w:r>
      <w:r w:rsidR="00FA1A39">
        <w:rPr>
          <w:rFonts w:asciiTheme="minorBidi" w:hAnsiTheme="minorBidi"/>
          <w:sz w:val="22"/>
          <w:szCs w:val="22"/>
        </w:rPr>
        <w:t xml:space="preserve"> </w:t>
      </w:r>
      <w:r w:rsidR="00370047">
        <w:rPr>
          <w:rFonts w:asciiTheme="minorBidi" w:hAnsiTheme="minorBidi"/>
          <w:sz w:val="22"/>
          <w:szCs w:val="22"/>
        </w:rPr>
        <w:t xml:space="preserve">According to hemispherical geometry </w:t>
      </w:r>
      <w:r w:rsidR="002338CA">
        <w:rPr>
          <w:rFonts w:asciiTheme="minorBidi" w:hAnsiTheme="minorBidi"/>
          <w:sz w:val="22"/>
          <w:szCs w:val="22"/>
        </w:rPr>
        <w:t xml:space="preserve">of the </w:t>
      </w:r>
      <w:r w:rsidR="001205C5">
        <w:rPr>
          <w:rFonts w:asciiTheme="minorBidi" w:hAnsiTheme="minorBidi"/>
          <w:sz w:val="22"/>
          <w:szCs w:val="22"/>
        </w:rPr>
        <w:t>left ventricle in our mode</w:t>
      </w:r>
      <w:r w:rsidR="00751B2E">
        <w:rPr>
          <w:rFonts w:asciiTheme="minorBidi" w:hAnsiTheme="minorBidi"/>
          <w:sz w:val="22"/>
          <w:szCs w:val="22"/>
        </w:rPr>
        <w:t xml:space="preserve">l, </w:t>
      </w:r>
      <w:r w:rsidR="002363D7">
        <w:rPr>
          <w:rFonts w:asciiTheme="minorBidi" w:hAnsiTheme="minorBidi"/>
          <w:sz w:val="22"/>
          <w:szCs w:val="22"/>
        </w:rPr>
        <w:t xml:space="preserve">ventricle wall thickness </w:t>
      </w:r>
      <w:r w:rsidR="008715E4">
        <w:rPr>
          <w:rFonts w:asciiTheme="minorBidi" w:hAnsiTheme="minorBidi"/>
          <w:sz w:val="22"/>
          <w:szCs w:val="22"/>
        </w:rPr>
        <w:t xml:space="preserve">can be derived </w:t>
      </w:r>
      <w:r w:rsidR="00B261AE">
        <w:rPr>
          <w:rFonts w:asciiTheme="minorBidi" w:hAnsiTheme="minorBidi"/>
          <w:sz w:val="22"/>
          <w:szCs w:val="22"/>
        </w:rPr>
        <w:t>via equation 5</w:t>
      </w:r>
      <w:r w:rsidR="000F6968">
        <w:rPr>
          <w:rFonts w:asciiTheme="minorBidi" w:hAnsiTheme="minorBidi"/>
          <w:sz w:val="22"/>
          <w:szCs w:val="22"/>
        </w:rPr>
        <w:t xml:space="preserve"> </w:t>
      </w:r>
      <w:r w:rsidR="006F59D3">
        <w:rPr>
          <w:rFonts w:asciiTheme="minorBidi" w:hAnsiTheme="minorBidi"/>
          <w:sz w:val="22"/>
          <w:szCs w:val="22"/>
        </w:rPr>
        <w:t>Based on this equation, f</w:t>
      </w:r>
      <w:r w:rsidR="0048113A">
        <w:rPr>
          <w:rFonts w:asciiTheme="minorBidi" w:hAnsiTheme="minorBidi"/>
          <w:sz w:val="22"/>
          <w:szCs w:val="22"/>
        </w:rPr>
        <w:t xml:space="preserve">or a given chamber volume, </w:t>
      </w:r>
      <w:r w:rsidR="006F59D3">
        <w:rPr>
          <w:rFonts w:asciiTheme="minorBidi" w:hAnsiTheme="minorBidi"/>
          <w:sz w:val="22"/>
          <w:szCs w:val="22"/>
        </w:rPr>
        <w:t xml:space="preserve">wall thickness increases if </w:t>
      </w:r>
      <w:r w:rsidR="00970107">
        <w:rPr>
          <w:rFonts w:asciiTheme="minorBidi" w:hAnsiTheme="minorBidi"/>
          <w:sz w:val="22"/>
          <w:szCs w:val="22"/>
        </w:rPr>
        <w:t xml:space="preserve">the </w:t>
      </w:r>
      <w:r w:rsidR="006F59D3">
        <w:rPr>
          <w:rFonts w:asciiTheme="minorBidi" w:hAnsiTheme="minorBidi"/>
          <w:sz w:val="22"/>
          <w:szCs w:val="22"/>
        </w:rPr>
        <w:t>wall volume</w:t>
      </w:r>
      <w:r w:rsidR="00970107">
        <w:rPr>
          <w:rFonts w:asciiTheme="minorBidi" w:hAnsiTheme="minorBidi"/>
          <w:sz w:val="22"/>
          <w:szCs w:val="22"/>
        </w:rPr>
        <w:t xml:space="preserve"> grows. </w:t>
      </w:r>
      <w:r w:rsidR="006F59D3">
        <w:rPr>
          <w:rFonts w:asciiTheme="minorBidi" w:hAnsiTheme="minorBidi"/>
          <w:sz w:val="22"/>
          <w:szCs w:val="22"/>
        </w:rPr>
        <w:t xml:space="preserve"> </w:t>
      </w:r>
      <w:r w:rsidR="0048113A">
        <w:rPr>
          <w:rFonts w:asciiTheme="minorBidi" w:hAnsiTheme="minorBidi"/>
          <w:sz w:val="22"/>
          <w:szCs w:val="22"/>
        </w:rPr>
        <w:t xml:space="preserve"> </w:t>
      </w:r>
    </w:p>
    <w:p w14:paraId="3750A56B" w14:textId="374076DA" w:rsidR="004F22AA" w:rsidRPr="004F22AA" w:rsidRDefault="00FA1A39" w:rsidP="00970107">
      <w:pPr>
        <w:pStyle w:val="MTDisplayEquation"/>
      </w:pPr>
      <w:r>
        <w:tab/>
      </w:r>
      <w:r w:rsidR="001F3853" w:rsidRPr="004F22AA">
        <w:rPr>
          <w:noProof/>
          <w:position w:val="-34"/>
        </w:rPr>
      </w:r>
      <w:r w:rsidR="001F3853" w:rsidRPr="004F22AA">
        <w:rPr>
          <w:noProof/>
          <w:position w:val="-34"/>
        </w:rPr>
        <w:object w:dxaOrig="2980" w:dyaOrig="860" w14:anchorId="59A28A8C">
          <v:shape id="_x0000_i1029" type="#_x0000_t75" alt="" style="width:149.65pt;height:42.05pt;mso-width-percent:0;mso-height-percent:0;mso-width-percent:0;mso-height-percent:0" o:ole="">
            <v:imagedata r:id="rId26" o:title=""/>
          </v:shape>
          <o:OLEObject Type="Embed" ProgID="Equation.DSMT4" ShapeID="_x0000_i1029" DrawAspect="Content" ObjectID="_1693893731" r:id="rId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F3853">
        <w:fldChar w:fldCharType="begin"/>
      </w:r>
      <w:r w:rsidR="001F3853">
        <w:instrText xml:space="preserve"> SEQ MTEqn \c \* Arabic \* MERGEFORMAT </w:instrText>
      </w:r>
      <w:r w:rsidR="001F3853">
        <w:fldChar w:fldCharType="separate"/>
      </w:r>
      <w:r w:rsidR="003759B6">
        <w:rPr>
          <w:noProof/>
        </w:rPr>
        <w:instrText>5</w:instrText>
      </w:r>
      <w:r w:rsidR="001F3853">
        <w:rPr>
          <w:noProof/>
        </w:rPr>
        <w:fldChar w:fldCharType="end"/>
      </w:r>
      <w:r>
        <w:instrText>)</w:instrText>
      </w:r>
      <w:r>
        <w:fldChar w:fldCharType="end"/>
      </w:r>
    </w:p>
    <w:p w14:paraId="768F7CF8" w14:textId="25D3EABD" w:rsidR="00A81B50" w:rsidRDefault="00F53B76" w:rsidP="009E7202">
      <w:pPr>
        <w:spacing w:line="276" w:lineRule="auto"/>
        <w:ind w:firstLine="720"/>
        <w:jc w:val="both"/>
        <w:rPr>
          <w:rFonts w:asciiTheme="minorBidi" w:hAnsiTheme="minorBidi"/>
          <w:sz w:val="22"/>
          <w:szCs w:val="22"/>
        </w:rPr>
      </w:pPr>
      <w:r>
        <w:rPr>
          <w:rFonts w:asciiTheme="minorBidi" w:hAnsiTheme="minorBidi"/>
          <w:sz w:val="22"/>
          <w:szCs w:val="22"/>
        </w:rPr>
        <w:t xml:space="preserve">Current model defines the blood pressure inside the ventricle via </w:t>
      </w:r>
      <w:r w:rsidR="00B52C4C" w:rsidRPr="00022854">
        <w:rPr>
          <w:rFonts w:asciiTheme="minorBidi" w:hAnsiTheme="minorBidi"/>
          <w:i/>
          <w:iCs/>
          <w:sz w:val="22"/>
          <w:szCs w:val="22"/>
        </w:rPr>
        <w:t>Laplace’s law</w:t>
      </w:r>
      <w:r>
        <w:rPr>
          <w:rFonts w:asciiTheme="minorBidi" w:hAnsiTheme="minorBidi"/>
          <w:sz w:val="22"/>
          <w:szCs w:val="22"/>
        </w:rPr>
        <w:t xml:space="preserve"> (equation </w:t>
      </w:r>
      <w:r w:rsidR="00022854">
        <w:rPr>
          <w:rFonts w:asciiTheme="minorBidi" w:hAnsiTheme="minorBidi"/>
          <w:sz w:val="22"/>
          <w:szCs w:val="22"/>
        </w:rPr>
        <w:t>6</w:t>
      </w:r>
      <w:r>
        <w:rPr>
          <w:rFonts w:asciiTheme="minorBidi" w:hAnsiTheme="minorBidi"/>
          <w:sz w:val="22"/>
          <w:szCs w:val="22"/>
        </w:rPr>
        <w:t xml:space="preserve">). According to this law, for a fixed blood pressure (peak aortic pressure) and given chamber volume, as the wall thickness increases the total stress in myofiber would decrease. </w:t>
      </w:r>
      <w:r w:rsidR="009E7202" w:rsidRPr="00F9575F">
        <w:rPr>
          <w:rFonts w:asciiTheme="minorBidi" w:hAnsiTheme="minorBidi"/>
          <w:sz w:val="22"/>
          <w:szCs w:val="22"/>
        </w:rPr>
        <w:t xml:space="preserve">Therefore, </w:t>
      </w:r>
      <w:r w:rsidR="004C58C0">
        <w:rPr>
          <w:rFonts w:asciiTheme="minorBidi" w:hAnsiTheme="minorBidi"/>
          <w:sz w:val="22"/>
          <w:szCs w:val="22"/>
        </w:rPr>
        <w:t xml:space="preserve">an </w:t>
      </w:r>
      <w:r w:rsidR="009E7202" w:rsidRPr="00F9575F">
        <w:rPr>
          <w:rFonts w:asciiTheme="minorBidi" w:hAnsiTheme="minorBidi"/>
          <w:sz w:val="22"/>
          <w:szCs w:val="22"/>
        </w:rPr>
        <w:t xml:space="preserve">increase in the fiber cross-sectional area and wall thickness of the ventricle results into generating of higher contractile force with lower myofiber stress </w:t>
      </w:r>
      <w:r w:rsidR="009E7202" w:rsidRPr="00F9575F">
        <w:rPr>
          <w:rFonts w:asciiTheme="minorBidi" w:hAnsiTheme="minorBidi"/>
          <w:sz w:val="22"/>
          <w:szCs w:val="22"/>
        </w:rPr>
        <w:fldChar w:fldCharType="begin"/>
      </w:r>
      <w:r w:rsidR="009E7202">
        <w:rPr>
          <w:rFonts w:asciiTheme="minorBidi" w:hAnsiTheme="minorBidi"/>
          <w:sz w:val="22"/>
          <w:szCs w:val="22"/>
        </w:rPr>
        <w:instrText xml:space="preserve"> ADDIN EN.CITE &lt;EndNote&gt;&lt;Cite&gt;&lt;Author&gt;Wisdom&lt;/Author&gt;&lt;Year&gt;2015&lt;/Year&gt;&lt;RecNum&gt;63&lt;/RecNum&gt;&lt;DisplayText&gt;(58)&lt;/DisplayText&gt;&lt;record&gt;&lt;rec-number&gt;63&lt;/rec-number&gt;&lt;foreign-keys&gt;&lt;key app="EN" db-id="9rxfwr5p1pszwee29srxx9d1zz9v0vrxtwp0" timestamp="1617137027"&gt;63&lt;/key&gt;&lt;/foreign-keys&gt;&lt;ref-type name="Journal Article"&gt;17&lt;/ref-type&gt;&lt;contributors&gt;&lt;authors&gt;&lt;author&gt;Wisdom, K. M.&lt;/author&gt;&lt;author&gt;Delp, S. L.&lt;/author&gt;&lt;author&gt;Kuhl, E.&lt;/author&gt;&lt;/authors&gt;&lt;/contributors&gt;&lt;auth-address&gt;Department of Mechanical Engineering, Stanford University, Stanford, CA , 94305, USA.&lt;/auth-address&gt;&lt;titles&gt;&lt;title&gt;Use it or lose it: multiscale skeletal muscle adaptation to mechanical stimuli&lt;/title&gt;&lt;secondary-title&gt;Biomech Model Mechanobiol&lt;/secondary-title&gt;&lt;/titles&gt;&lt;periodical&gt;&lt;full-title&gt;Biomech Model Mechanobiol&lt;/full-title&gt;&lt;/periodical&gt;&lt;pages&gt;195-215&lt;/pages&gt;&lt;volume&gt;14&lt;/volume&gt;&lt;number&gt;2&lt;/number&gt;&lt;edition&gt;2014/09/10&lt;/edition&gt;&lt;keywords&gt;&lt;keyword&gt;*Adaptation, Physiological&lt;/keyword&gt;&lt;keyword&gt;Animals&lt;/keyword&gt;&lt;keyword&gt;Biomechanical Phenomena&lt;/keyword&gt;&lt;keyword&gt;Extracellular Matrix/physiology&lt;/keyword&gt;&lt;keyword&gt;Humans&lt;/keyword&gt;&lt;keyword&gt;Models, Biological&lt;/keyword&gt;&lt;keyword&gt;Muscle, Skeletal/anatomy &amp;amp; histology/*physiology&lt;/keyword&gt;&lt;keyword&gt;*Stress, Mechanical&lt;/keyword&gt;&lt;/keywords&gt;&lt;dates&gt;&lt;year&gt;2015&lt;/year&gt;&lt;pub-dates&gt;&lt;date&gt;Apr&lt;/date&gt;&lt;/pub-dates&gt;&lt;/dates&gt;&lt;isbn&gt;1617-7940 (Electronic)&amp;#xD;1617-7940 (Linking)&lt;/isbn&gt;&lt;accession-num&gt;25199941&lt;/accession-num&gt;&lt;urls&gt;&lt;related-urls&gt;&lt;url&gt;https://www.ncbi.nlm.nih.gov/pubmed/25199941&lt;/url&gt;&lt;/related-urls&gt;&lt;/urls&gt;&lt;custom2&gt;PMC4352121&lt;/custom2&gt;&lt;electronic-resource-num&gt;10.1007/s10237-014-0607-3&lt;/electronic-resource-num&gt;&lt;/record&gt;&lt;/Cite&gt;&lt;/EndNote&gt;</w:instrText>
      </w:r>
      <w:r w:rsidR="009E7202" w:rsidRPr="00F9575F">
        <w:rPr>
          <w:rFonts w:asciiTheme="minorBidi" w:hAnsiTheme="minorBidi"/>
          <w:sz w:val="22"/>
          <w:szCs w:val="22"/>
        </w:rPr>
        <w:fldChar w:fldCharType="separate"/>
      </w:r>
      <w:r w:rsidR="009E7202">
        <w:rPr>
          <w:rFonts w:asciiTheme="minorBidi" w:hAnsiTheme="minorBidi"/>
          <w:noProof/>
          <w:sz w:val="22"/>
          <w:szCs w:val="22"/>
        </w:rPr>
        <w:t>(58)</w:t>
      </w:r>
      <w:r w:rsidR="009E7202" w:rsidRPr="00F9575F">
        <w:rPr>
          <w:rFonts w:asciiTheme="minorBidi" w:hAnsiTheme="minorBidi"/>
          <w:sz w:val="22"/>
          <w:szCs w:val="22"/>
        </w:rPr>
        <w:fldChar w:fldCharType="end"/>
      </w:r>
      <w:r w:rsidR="009E7202" w:rsidRPr="00F9575F">
        <w:rPr>
          <w:rFonts w:asciiTheme="minorBidi" w:hAnsiTheme="minorBidi"/>
          <w:sz w:val="22"/>
          <w:szCs w:val="22"/>
        </w:rPr>
        <w:t>.</w:t>
      </w:r>
    </w:p>
    <w:p w14:paraId="0A064135" w14:textId="4D3AEA12" w:rsidR="00F53B76" w:rsidRDefault="00F53B76" w:rsidP="002112B6">
      <w:pPr>
        <w:pStyle w:val="MTDisplayEquation"/>
      </w:pPr>
      <w:r>
        <w:tab/>
      </w:r>
      <w:r w:rsidR="001F3853" w:rsidRPr="00F53B76">
        <w:rPr>
          <w:noProof/>
          <w:position w:val="-28"/>
        </w:rPr>
      </w:r>
      <w:r w:rsidR="001F3853" w:rsidRPr="00F53B76">
        <w:rPr>
          <w:noProof/>
          <w:position w:val="-28"/>
        </w:rPr>
        <w:object w:dxaOrig="2120" w:dyaOrig="1040" w14:anchorId="3DD76E01">
          <v:shape id="_x0000_i1030" type="#_x0000_t75" alt="" style="width:106pt;height:53.4pt;mso-width-percent:0;mso-height-percent:0;mso-width-percent:0;mso-height-percent:0" o:ole="">
            <v:imagedata r:id="rId28" o:title=""/>
          </v:shape>
          <o:OLEObject Type="Embed" ProgID="Equation.DSMT4" ShapeID="_x0000_i1030" DrawAspect="Content" ObjectID="_1693893732" r:id="rId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F3853">
        <w:fldChar w:fldCharType="begin"/>
      </w:r>
      <w:r w:rsidR="001F3853">
        <w:instrText xml:space="preserve"> SEQ MTEqn \c \* Arabic \* MERGEFORMAT </w:instrText>
      </w:r>
      <w:r w:rsidR="001F3853">
        <w:fldChar w:fldCharType="separate"/>
      </w:r>
      <w:r w:rsidR="003759B6">
        <w:rPr>
          <w:noProof/>
        </w:rPr>
        <w:instrText>6</w:instrText>
      </w:r>
      <w:r w:rsidR="001F3853">
        <w:rPr>
          <w:noProof/>
        </w:rPr>
        <w:fldChar w:fldCharType="end"/>
      </w:r>
      <w:r>
        <w:instrText>)</w:instrText>
      </w:r>
      <w:r>
        <w:fldChar w:fldCharType="end"/>
      </w:r>
    </w:p>
    <w:p w14:paraId="3F7EDC5E" w14:textId="481C8D2F" w:rsidR="00A342E0" w:rsidRPr="007841EB" w:rsidRDefault="009D5792" w:rsidP="007841EB">
      <w:pPr>
        <w:spacing w:line="276" w:lineRule="auto"/>
        <w:ind w:firstLine="720"/>
        <w:jc w:val="both"/>
        <w:rPr>
          <w:rFonts w:asciiTheme="minorBidi" w:hAnsiTheme="minorBidi"/>
          <w:sz w:val="22"/>
          <w:szCs w:val="22"/>
        </w:rPr>
      </w:pPr>
      <w:r>
        <w:rPr>
          <w:rFonts w:asciiTheme="minorBidi" w:hAnsiTheme="minorBidi"/>
          <w:sz w:val="22"/>
          <w:szCs w:val="22"/>
        </w:rPr>
        <w:t>During v</w:t>
      </w:r>
      <w:r w:rsidR="00677B28">
        <w:rPr>
          <w:rFonts w:asciiTheme="minorBidi" w:hAnsiTheme="minorBidi"/>
          <w:sz w:val="22"/>
          <w:szCs w:val="22"/>
        </w:rPr>
        <w:t>olume overloading</w:t>
      </w:r>
      <w:r>
        <w:rPr>
          <w:rFonts w:asciiTheme="minorBidi" w:hAnsiTheme="minorBidi"/>
          <w:sz w:val="22"/>
          <w:szCs w:val="22"/>
        </w:rPr>
        <w:t xml:space="preserve">, </w:t>
      </w:r>
      <w:r w:rsidR="00C61B7D">
        <w:rPr>
          <w:rFonts w:asciiTheme="minorBidi" w:hAnsiTheme="minorBidi"/>
          <w:sz w:val="22"/>
          <w:szCs w:val="22"/>
        </w:rPr>
        <w:t xml:space="preserve">as blood </w:t>
      </w:r>
      <w:r w:rsidR="00650652">
        <w:rPr>
          <w:rFonts w:asciiTheme="minorBidi" w:hAnsiTheme="minorBidi"/>
          <w:sz w:val="22"/>
          <w:szCs w:val="22"/>
        </w:rPr>
        <w:t xml:space="preserve">move </w:t>
      </w:r>
      <w:r w:rsidR="00C61B7D">
        <w:rPr>
          <w:rFonts w:asciiTheme="minorBidi" w:hAnsiTheme="minorBidi"/>
          <w:sz w:val="22"/>
          <w:szCs w:val="22"/>
        </w:rPr>
        <w:t>back</w:t>
      </w:r>
      <w:r w:rsidR="00650652">
        <w:rPr>
          <w:rFonts w:asciiTheme="minorBidi" w:hAnsiTheme="minorBidi"/>
          <w:sz w:val="22"/>
          <w:szCs w:val="22"/>
        </w:rPr>
        <w:t xml:space="preserve">ward </w:t>
      </w:r>
      <w:r w:rsidR="00EC073F">
        <w:rPr>
          <w:rFonts w:asciiTheme="minorBidi" w:hAnsiTheme="minorBidi"/>
          <w:sz w:val="22"/>
          <w:szCs w:val="22"/>
        </w:rPr>
        <w:t xml:space="preserve">from LV </w:t>
      </w:r>
      <w:r w:rsidR="00650652">
        <w:rPr>
          <w:rFonts w:asciiTheme="minorBidi" w:hAnsiTheme="minorBidi"/>
          <w:sz w:val="22"/>
          <w:szCs w:val="22"/>
        </w:rPr>
        <w:t xml:space="preserve">to </w:t>
      </w:r>
      <w:r w:rsidR="00EC073F">
        <w:rPr>
          <w:rFonts w:asciiTheme="minorBidi" w:hAnsiTheme="minorBidi"/>
          <w:sz w:val="22"/>
          <w:szCs w:val="22"/>
        </w:rPr>
        <w:t>the veins</w:t>
      </w:r>
      <w:r w:rsidR="00650652">
        <w:rPr>
          <w:rFonts w:asciiTheme="minorBidi" w:hAnsiTheme="minorBidi"/>
          <w:sz w:val="22"/>
          <w:szCs w:val="22"/>
        </w:rPr>
        <w:t xml:space="preserve"> </w:t>
      </w:r>
      <w:r w:rsidR="00EC073F">
        <w:rPr>
          <w:rFonts w:asciiTheme="minorBidi" w:hAnsiTheme="minorBidi"/>
          <w:sz w:val="22"/>
          <w:szCs w:val="22"/>
        </w:rPr>
        <w:t>(</w:t>
      </w:r>
      <w:r w:rsidR="00650652">
        <w:rPr>
          <w:rFonts w:asciiTheme="minorBidi" w:hAnsiTheme="minorBidi"/>
          <w:sz w:val="22"/>
          <w:szCs w:val="22"/>
        </w:rPr>
        <w:t xml:space="preserve">last </w:t>
      </w:r>
      <w:r w:rsidR="00EC073F">
        <w:rPr>
          <w:rFonts w:asciiTheme="minorBidi" w:hAnsiTheme="minorBidi"/>
          <w:sz w:val="22"/>
          <w:szCs w:val="22"/>
        </w:rPr>
        <w:t xml:space="preserve">compartment </w:t>
      </w:r>
      <w:r w:rsidR="00527BC8">
        <w:rPr>
          <w:rFonts w:asciiTheme="minorBidi" w:hAnsiTheme="minorBidi"/>
          <w:sz w:val="22"/>
          <w:szCs w:val="22"/>
        </w:rPr>
        <w:t xml:space="preserve">before LV </w:t>
      </w:r>
      <w:r w:rsidR="00EC073F">
        <w:rPr>
          <w:rFonts w:asciiTheme="minorBidi" w:hAnsiTheme="minorBidi"/>
          <w:sz w:val="22"/>
          <w:szCs w:val="22"/>
        </w:rPr>
        <w:t xml:space="preserve">in the model) </w:t>
      </w:r>
      <w:r w:rsidR="00527BC8">
        <w:rPr>
          <w:rFonts w:asciiTheme="minorBidi" w:hAnsiTheme="minorBidi"/>
          <w:sz w:val="22"/>
          <w:szCs w:val="22"/>
        </w:rPr>
        <w:t>the preload</w:t>
      </w:r>
      <w:r w:rsidR="009720E9">
        <w:rPr>
          <w:rFonts w:asciiTheme="minorBidi" w:hAnsiTheme="minorBidi"/>
          <w:sz w:val="22"/>
          <w:szCs w:val="22"/>
        </w:rPr>
        <w:t xml:space="preserve"> increases and causes LV to </w:t>
      </w:r>
      <w:r w:rsidR="004F2F72">
        <w:rPr>
          <w:rFonts w:asciiTheme="minorBidi" w:hAnsiTheme="minorBidi"/>
          <w:sz w:val="22"/>
          <w:szCs w:val="22"/>
        </w:rPr>
        <w:t>fill with more blood</w:t>
      </w:r>
      <w:r w:rsidR="00F323D9">
        <w:rPr>
          <w:rFonts w:asciiTheme="minorBidi" w:hAnsiTheme="minorBidi"/>
          <w:sz w:val="22"/>
          <w:szCs w:val="22"/>
        </w:rPr>
        <w:t xml:space="preserve"> during diastole</w:t>
      </w:r>
      <w:r w:rsidR="00EA63B6">
        <w:rPr>
          <w:rFonts w:asciiTheme="minorBidi" w:hAnsiTheme="minorBidi"/>
          <w:sz w:val="22"/>
          <w:szCs w:val="22"/>
        </w:rPr>
        <w:t xml:space="preserve">. </w:t>
      </w:r>
      <w:r w:rsidR="002B013C">
        <w:rPr>
          <w:rFonts w:asciiTheme="minorBidi" w:hAnsiTheme="minorBidi"/>
          <w:sz w:val="22"/>
          <w:szCs w:val="22"/>
        </w:rPr>
        <w:t xml:space="preserve">Excessive </w:t>
      </w:r>
      <w:r w:rsidR="00D05D9D">
        <w:rPr>
          <w:rFonts w:asciiTheme="minorBidi" w:hAnsiTheme="minorBidi"/>
          <w:sz w:val="22"/>
          <w:szCs w:val="22"/>
        </w:rPr>
        <w:t xml:space="preserve">filling of LV </w:t>
      </w:r>
      <w:r w:rsidR="009D735E">
        <w:rPr>
          <w:rFonts w:asciiTheme="minorBidi" w:hAnsiTheme="minorBidi"/>
          <w:sz w:val="22"/>
          <w:szCs w:val="22"/>
        </w:rPr>
        <w:t xml:space="preserve">stretches more </w:t>
      </w:r>
      <w:r w:rsidR="002A6B24">
        <w:rPr>
          <w:rFonts w:asciiTheme="minorBidi" w:hAnsiTheme="minorBidi"/>
          <w:sz w:val="22"/>
          <w:szCs w:val="22"/>
        </w:rPr>
        <w:t xml:space="preserve">the half-sarcomeres </w:t>
      </w:r>
      <w:r w:rsidR="009D735E">
        <w:rPr>
          <w:rFonts w:asciiTheme="minorBidi" w:hAnsiTheme="minorBidi"/>
          <w:sz w:val="22"/>
          <w:szCs w:val="22"/>
        </w:rPr>
        <w:t>and consequently increases the</w:t>
      </w:r>
      <w:r w:rsidR="004B033B">
        <w:rPr>
          <w:rFonts w:asciiTheme="minorBidi" w:hAnsiTheme="minorBidi"/>
          <w:sz w:val="22"/>
          <w:szCs w:val="22"/>
        </w:rPr>
        <w:t xml:space="preserve"> passive stress</w:t>
      </w:r>
      <w:r w:rsidR="009D735E">
        <w:rPr>
          <w:rFonts w:asciiTheme="minorBidi" w:hAnsiTheme="minorBidi"/>
          <w:sz w:val="22"/>
          <w:szCs w:val="22"/>
        </w:rPr>
        <w:t xml:space="preserve"> in half-sarcomeres</w:t>
      </w:r>
      <w:r w:rsidR="004B033B">
        <w:rPr>
          <w:rFonts w:asciiTheme="minorBidi" w:hAnsiTheme="minorBidi"/>
          <w:sz w:val="22"/>
          <w:szCs w:val="22"/>
        </w:rPr>
        <w:t xml:space="preserve">. </w:t>
      </w:r>
      <w:r w:rsidR="00D75FF9">
        <w:rPr>
          <w:rFonts w:asciiTheme="minorBidi" w:hAnsiTheme="minorBidi"/>
          <w:sz w:val="22"/>
          <w:szCs w:val="22"/>
        </w:rPr>
        <w:t xml:space="preserve">Overstressed half-sarcomeres </w:t>
      </w:r>
      <w:r w:rsidR="00B51239">
        <w:rPr>
          <w:rFonts w:asciiTheme="minorBidi" w:hAnsiTheme="minorBidi"/>
          <w:sz w:val="22"/>
          <w:szCs w:val="22"/>
        </w:rPr>
        <w:t xml:space="preserve">then starts the process of </w:t>
      </w:r>
      <w:r w:rsidR="00B51239" w:rsidRPr="00B51239">
        <w:rPr>
          <w:rFonts w:asciiTheme="minorBidi" w:hAnsiTheme="minorBidi"/>
          <w:sz w:val="22"/>
          <w:szCs w:val="22"/>
        </w:rPr>
        <w:t>sarcomerogenesis</w:t>
      </w:r>
      <w:r w:rsidR="00A865E6">
        <w:rPr>
          <w:rFonts w:asciiTheme="minorBidi" w:hAnsiTheme="minorBidi"/>
          <w:sz w:val="22"/>
          <w:szCs w:val="22"/>
        </w:rPr>
        <w:t xml:space="preserve"> </w:t>
      </w:r>
      <w:r w:rsidR="00624C4F">
        <w:rPr>
          <w:rFonts w:asciiTheme="minorBidi" w:hAnsiTheme="minorBidi"/>
          <w:sz w:val="22"/>
          <w:szCs w:val="22"/>
        </w:rPr>
        <w:fldChar w:fldCharType="begin"/>
      </w:r>
      <w:r w:rsidR="00A5370C">
        <w:rPr>
          <w:rFonts w:asciiTheme="minorBidi" w:hAnsiTheme="minorBidi"/>
          <w:sz w:val="22"/>
          <w:szCs w:val="22"/>
        </w:rPr>
        <w:instrText xml:space="preserve"> ADDIN EN.CITE &lt;EndNote&gt;&lt;Cite&gt;&lt;Author&gt;Caiozzo&lt;/Author&gt;&lt;Year&gt;2002&lt;/Year&gt;&lt;RecNum&gt;64&lt;/RecNum&gt;&lt;DisplayText&gt;(59)&lt;/DisplayText&gt;&lt;record&gt;&lt;rec-number&gt;64&lt;/rec-number&gt;&lt;foreign-keys&gt;&lt;key app="EN" db-id="9rxfwr5p1pszwee29srxx9d1zz9v0vrxtwp0" timestamp="1617160214"&gt;64&lt;/key&gt;&lt;/foreign-keys&gt;&lt;ref-type name="Journal Article"&gt;17&lt;/ref-type&gt;&lt;contributors&gt;&lt;authors&gt;&lt;author&gt;Caiozzo, V. J.&lt;/author&gt;&lt;author&gt;Utkan, A.&lt;/author&gt;&lt;author&gt;Chou, R.&lt;/author&gt;&lt;author&gt;Khalafi, A.&lt;/author&gt;&lt;author&gt;Chandra, H.&lt;/author&gt;&lt;author&gt;Baker, M.&lt;/author&gt;&lt;author&gt;Rourke, B.&lt;/author&gt;&lt;author&gt;Adams, G.&lt;/author&gt;&lt;author&gt;Baldwin, K.&lt;/author&gt;&lt;author&gt;Green, S.&lt;/author&gt;&lt;/authors&gt;&lt;/contributors&gt;&lt;auth-address&gt;Medical Sciences I B-152, Department of Orthopaedics, College of Medicine, University of California, Irvine, CA 92627, USA.&lt;/auth-address&gt;&lt;titles&gt;&lt;title&gt;Effects of distraction on muscle length: mechanisms involved in sarcomerogenesis&lt;/title&gt;&lt;secondary-title&gt;Clin Orthop Relat Res&lt;/secondary-title&gt;&lt;/titles&gt;&lt;periodical&gt;&lt;full-title&gt;Clin Orthop Relat Res&lt;/full-title&gt;&lt;/periodical&gt;&lt;pages&gt;S133-45&lt;/pages&gt;&lt;number&gt;403 Suppl&lt;/number&gt;&lt;edition&gt;2002/10/24&lt;/edition&gt;&lt;keywords&gt;&lt;keyword&gt;Animals&lt;/keyword&gt;&lt;keyword&gt;Humans&lt;/keyword&gt;&lt;keyword&gt;Insulin-Like Growth Factor I/physiology&lt;/keyword&gt;&lt;keyword&gt;Models, Animal&lt;/keyword&gt;&lt;keyword&gt;Muscle Fibers, Skeletal/physiology&lt;/keyword&gt;&lt;keyword&gt;Muscle, Skeletal/metabolism/pathology/*physiopathology&lt;/keyword&gt;&lt;keyword&gt;Oligonucleotide Array Sequence Analysis&lt;/keyword&gt;&lt;keyword&gt;*Osteogenesis, Distraction&lt;/keyword&gt;&lt;keyword&gt;Protein Isoforms&lt;/keyword&gt;&lt;keyword&gt;Sarcomeres/*physiology&lt;/keyword&gt;&lt;keyword&gt;Satellite Cells, Skeletal Muscle/physiology&lt;/keyword&gt;&lt;keyword&gt;Non-programmatic&lt;/keyword&gt;&lt;/keywords&gt;&lt;dates&gt;&lt;year&gt;2002&lt;/year&gt;&lt;pub-dates&gt;&lt;date&gt;Oct&lt;/date&gt;&lt;/pub-dates&gt;&lt;/dates&gt;&lt;isbn&gt;0009-921X (Print)&amp;#xD;0009-921X (Linking)&lt;/isbn&gt;&lt;accession-num&gt;12394462&lt;/accession-num&gt;&lt;urls&gt;&lt;related-urls&gt;&lt;url&gt;https://www.ncbi.nlm.nih.gov/pubmed/12394462&lt;/url&gt;&lt;/related-urls&gt;&lt;/urls&gt;&lt;electronic-resource-num&gt;10.1097/00003086-200210001-00016&lt;/electronic-resource-num&gt;&lt;/record&gt;&lt;/Cite&gt;&lt;/EndNote&gt;</w:instrText>
      </w:r>
      <w:r w:rsidR="00624C4F">
        <w:rPr>
          <w:rFonts w:asciiTheme="minorBidi" w:hAnsiTheme="minorBidi"/>
          <w:sz w:val="22"/>
          <w:szCs w:val="22"/>
        </w:rPr>
        <w:fldChar w:fldCharType="separate"/>
      </w:r>
      <w:r w:rsidR="00A5370C">
        <w:rPr>
          <w:rFonts w:asciiTheme="minorBidi" w:hAnsiTheme="minorBidi"/>
          <w:noProof/>
          <w:sz w:val="22"/>
          <w:szCs w:val="22"/>
        </w:rPr>
        <w:t>(59)</w:t>
      </w:r>
      <w:r w:rsidR="00624C4F">
        <w:rPr>
          <w:rFonts w:asciiTheme="minorBidi" w:hAnsiTheme="minorBidi"/>
          <w:sz w:val="22"/>
          <w:szCs w:val="22"/>
        </w:rPr>
        <w:fldChar w:fldCharType="end"/>
      </w:r>
      <w:r w:rsidR="00CE57EC">
        <w:rPr>
          <w:rFonts w:asciiTheme="minorBidi" w:hAnsiTheme="minorBidi"/>
          <w:sz w:val="22"/>
          <w:szCs w:val="22"/>
        </w:rPr>
        <w:t xml:space="preserve"> </w:t>
      </w:r>
      <w:r w:rsidR="00325B46">
        <w:rPr>
          <w:rFonts w:asciiTheme="minorBidi" w:hAnsiTheme="minorBidi"/>
          <w:sz w:val="22"/>
          <w:szCs w:val="22"/>
        </w:rPr>
        <w:t xml:space="preserve">by changing the serial </w:t>
      </w:r>
      <w:r w:rsidR="0084363B">
        <w:rPr>
          <w:rFonts w:asciiTheme="minorBidi" w:hAnsiTheme="minorBidi"/>
          <w:sz w:val="22"/>
          <w:szCs w:val="22"/>
        </w:rPr>
        <w:t xml:space="preserve">number of </w:t>
      </w:r>
      <w:r w:rsidR="009D735E">
        <w:rPr>
          <w:rFonts w:asciiTheme="minorBidi" w:hAnsiTheme="minorBidi"/>
          <w:sz w:val="22"/>
          <w:szCs w:val="22"/>
        </w:rPr>
        <w:t>half-</w:t>
      </w:r>
      <w:r w:rsidR="0084363B">
        <w:rPr>
          <w:rFonts w:asciiTheme="minorBidi" w:hAnsiTheme="minorBidi"/>
          <w:sz w:val="22"/>
          <w:szCs w:val="22"/>
        </w:rPr>
        <w:t xml:space="preserve">sarcomeres </w:t>
      </w:r>
      <w:r w:rsidR="00A865E6">
        <w:rPr>
          <w:rFonts w:asciiTheme="minorBidi" w:hAnsiTheme="minorBidi"/>
          <w:sz w:val="22"/>
          <w:szCs w:val="22"/>
        </w:rPr>
        <w:t xml:space="preserve">in a way </w:t>
      </w:r>
      <w:r w:rsidR="00944417">
        <w:rPr>
          <w:rFonts w:asciiTheme="minorBidi" w:hAnsiTheme="minorBidi"/>
          <w:sz w:val="22"/>
          <w:szCs w:val="22"/>
        </w:rPr>
        <w:t xml:space="preserve">to re-establish the optimal </w:t>
      </w:r>
      <w:r w:rsidR="00C63059">
        <w:rPr>
          <w:rFonts w:asciiTheme="minorBidi" w:hAnsiTheme="minorBidi"/>
          <w:sz w:val="22"/>
          <w:szCs w:val="22"/>
        </w:rPr>
        <w:t xml:space="preserve">length </w:t>
      </w:r>
      <w:r w:rsidR="00F81129">
        <w:rPr>
          <w:rFonts w:asciiTheme="minorBidi" w:hAnsiTheme="minorBidi"/>
          <w:sz w:val="22"/>
          <w:szCs w:val="22"/>
        </w:rPr>
        <w:t xml:space="preserve">at which the peak </w:t>
      </w:r>
      <w:r w:rsidR="00D3680E">
        <w:rPr>
          <w:rFonts w:asciiTheme="minorBidi" w:hAnsiTheme="minorBidi"/>
          <w:sz w:val="22"/>
          <w:szCs w:val="22"/>
        </w:rPr>
        <w:t>force happens</w:t>
      </w:r>
      <w:r w:rsidR="00EC1D4F">
        <w:rPr>
          <w:rFonts w:asciiTheme="minorBidi" w:hAnsiTheme="minorBidi"/>
          <w:sz w:val="22"/>
          <w:szCs w:val="22"/>
        </w:rPr>
        <w:t xml:space="preserve"> </w:t>
      </w:r>
      <w:r w:rsidR="00EC1D4F">
        <w:rPr>
          <w:rFonts w:asciiTheme="minorBidi" w:hAnsiTheme="minorBidi"/>
          <w:sz w:val="22"/>
          <w:szCs w:val="22"/>
        </w:rPr>
        <w:fldChar w:fldCharType="begin"/>
      </w:r>
      <w:r w:rsidR="00A5370C">
        <w:rPr>
          <w:rFonts w:asciiTheme="minorBidi" w:hAnsiTheme="minorBidi"/>
          <w:sz w:val="22"/>
          <w:szCs w:val="22"/>
        </w:rPr>
        <w:instrText xml:space="preserve"> ADDIN EN.CITE &lt;EndNote&gt;&lt;Cite&gt;&lt;Author&gt;Wisdom&lt;/Author&gt;&lt;Year&gt;2015&lt;/Year&gt;&lt;RecNum&gt;63&lt;/RecNum&gt;&lt;DisplayText&gt;(58)&lt;/DisplayText&gt;&lt;record&gt;&lt;rec-number&gt;63&lt;/rec-number&gt;&lt;foreign-keys&gt;&lt;key app="EN" db-id="9rxfwr5p1pszwee29srxx9d1zz9v0vrxtwp0" timestamp="1617137027"&gt;63&lt;/key&gt;&lt;/foreign-keys&gt;&lt;ref-type name="Journal Article"&gt;17&lt;/ref-type&gt;&lt;contributors&gt;&lt;authors&gt;&lt;author&gt;Wisdom, K. M.&lt;/author&gt;&lt;author&gt;Delp, S. L.&lt;/author&gt;&lt;author&gt;Kuhl, E.&lt;/author&gt;&lt;/authors&gt;&lt;/contributors&gt;&lt;auth-address&gt;Department of Mechanical Engineering, Stanford University, Stanford, CA , 94305, USA.&lt;/auth-address&gt;&lt;titles&gt;&lt;title&gt;Use it or lose it: multiscale skeletal muscle adaptation to mechanical stimuli&lt;/title&gt;&lt;secondary-title&gt;Biomech Model Mechanobiol&lt;/secondary-title&gt;&lt;/titles&gt;&lt;periodical&gt;&lt;full-title&gt;Biomech Model Mechanobiol&lt;/full-title&gt;&lt;/periodical&gt;&lt;pages&gt;195-215&lt;/pages&gt;&lt;volume&gt;14&lt;/volume&gt;&lt;number&gt;2&lt;/number&gt;&lt;edition&gt;2014/09/10&lt;/edition&gt;&lt;keywords&gt;&lt;keyword&gt;*Adaptation, Physiological&lt;/keyword&gt;&lt;keyword&gt;Animals&lt;/keyword&gt;&lt;keyword&gt;Biomechanical Phenomena&lt;/keyword&gt;&lt;keyword&gt;Extracellular Matrix/physiology&lt;/keyword&gt;&lt;keyword&gt;Humans&lt;/keyword&gt;&lt;keyword&gt;Models, Biological&lt;/keyword&gt;&lt;keyword&gt;Muscle, Skeletal/anatomy &amp;amp; histology/*physiology&lt;/keyword&gt;&lt;keyword&gt;*Stress, Mechanical&lt;/keyword&gt;&lt;/keywords&gt;&lt;dates&gt;&lt;year&gt;2015&lt;/year&gt;&lt;pub-dates&gt;&lt;date&gt;Apr&lt;/date&gt;&lt;/pub-dates&gt;&lt;/dates&gt;&lt;isbn&gt;1617-7940 (Electronic)&amp;#xD;1617-7940 (Linking)&lt;/isbn&gt;&lt;accession-num&gt;25199941&lt;/accession-num&gt;&lt;urls&gt;&lt;related-urls&gt;&lt;url&gt;https://www.ncbi.nlm.nih.gov/pubmed/25199941&lt;/url&gt;&lt;/related-urls&gt;&lt;/urls&gt;&lt;custom2&gt;PMC4352121&lt;/custom2&gt;&lt;electronic-resource-num&gt;10.1007/s10237-014-0607-3&lt;/electronic-resource-num&gt;&lt;/record&gt;&lt;/Cite&gt;&lt;/EndNote&gt;</w:instrText>
      </w:r>
      <w:r w:rsidR="00EC1D4F">
        <w:rPr>
          <w:rFonts w:asciiTheme="minorBidi" w:hAnsiTheme="minorBidi"/>
          <w:sz w:val="22"/>
          <w:szCs w:val="22"/>
        </w:rPr>
        <w:fldChar w:fldCharType="separate"/>
      </w:r>
      <w:r w:rsidR="00A5370C">
        <w:rPr>
          <w:rFonts w:asciiTheme="minorBidi" w:hAnsiTheme="minorBidi"/>
          <w:noProof/>
          <w:sz w:val="22"/>
          <w:szCs w:val="22"/>
        </w:rPr>
        <w:t>(58)</w:t>
      </w:r>
      <w:r w:rsidR="00EC1D4F">
        <w:rPr>
          <w:rFonts w:asciiTheme="minorBidi" w:hAnsiTheme="minorBidi"/>
          <w:sz w:val="22"/>
          <w:szCs w:val="22"/>
        </w:rPr>
        <w:fldChar w:fldCharType="end"/>
      </w:r>
      <w:r w:rsidR="00D3680E">
        <w:rPr>
          <w:rFonts w:asciiTheme="minorBidi" w:hAnsiTheme="minorBidi"/>
          <w:sz w:val="22"/>
          <w:szCs w:val="22"/>
        </w:rPr>
        <w:t xml:space="preserve">. </w:t>
      </w:r>
      <w:r w:rsidR="0084363B">
        <w:rPr>
          <w:rFonts w:asciiTheme="minorBidi" w:hAnsiTheme="minorBidi"/>
          <w:sz w:val="22"/>
          <w:szCs w:val="22"/>
        </w:rPr>
        <w:t xml:space="preserve">Essentially, it is well accepted that </w:t>
      </w:r>
      <w:r w:rsidR="00442D01">
        <w:rPr>
          <w:rFonts w:asciiTheme="minorBidi" w:hAnsiTheme="minorBidi"/>
          <w:sz w:val="22"/>
          <w:szCs w:val="22"/>
        </w:rPr>
        <w:t xml:space="preserve">an </w:t>
      </w:r>
      <w:r w:rsidR="0084363B">
        <w:rPr>
          <w:rFonts w:asciiTheme="minorBidi" w:hAnsiTheme="minorBidi"/>
          <w:sz w:val="22"/>
          <w:szCs w:val="22"/>
        </w:rPr>
        <w:t>increas</w:t>
      </w:r>
      <w:r w:rsidR="00442D01">
        <w:rPr>
          <w:rFonts w:asciiTheme="minorBidi" w:hAnsiTheme="minorBidi"/>
          <w:sz w:val="22"/>
          <w:szCs w:val="22"/>
        </w:rPr>
        <w:t>e</w:t>
      </w:r>
      <w:r w:rsidR="0084363B">
        <w:rPr>
          <w:rFonts w:asciiTheme="minorBidi" w:hAnsiTheme="minorBidi"/>
          <w:sz w:val="22"/>
          <w:szCs w:val="22"/>
        </w:rPr>
        <w:t xml:space="preserve"> or decreas</w:t>
      </w:r>
      <w:r w:rsidR="00442D01">
        <w:rPr>
          <w:rFonts w:asciiTheme="minorBidi" w:hAnsiTheme="minorBidi"/>
          <w:sz w:val="22"/>
          <w:szCs w:val="22"/>
        </w:rPr>
        <w:t>e</w:t>
      </w:r>
      <w:r w:rsidR="0084363B">
        <w:rPr>
          <w:rFonts w:asciiTheme="minorBidi" w:hAnsiTheme="minorBidi"/>
          <w:sz w:val="22"/>
          <w:szCs w:val="22"/>
        </w:rPr>
        <w:t xml:space="preserve"> </w:t>
      </w:r>
      <w:r w:rsidR="00442D01">
        <w:rPr>
          <w:rFonts w:asciiTheme="minorBidi" w:hAnsiTheme="minorBidi"/>
          <w:sz w:val="22"/>
          <w:szCs w:val="22"/>
        </w:rPr>
        <w:t xml:space="preserve">in </w:t>
      </w:r>
      <w:r w:rsidR="0084363B">
        <w:rPr>
          <w:rFonts w:asciiTheme="minorBidi" w:hAnsiTheme="minorBidi"/>
          <w:sz w:val="22"/>
          <w:szCs w:val="22"/>
        </w:rPr>
        <w:t xml:space="preserve">the number of sarcomeres </w:t>
      </w:r>
      <w:r w:rsidR="00047195">
        <w:rPr>
          <w:rFonts w:asciiTheme="minorBidi" w:hAnsiTheme="minorBidi"/>
          <w:sz w:val="22"/>
          <w:szCs w:val="22"/>
        </w:rPr>
        <w:t xml:space="preserve">would </w:t>
      </w:r>
      <w:r w:rsidR="008260CA">
        <w:rPr>
          <w:rFonts w:asciiTheme="minorBidi" w:hAnsiTheme="minorBidi"/>
          <w:sz w:val="22"/>
          <w:szCs w:val="22"/>
        </w:rPr>
        <w:t>e</w:t>
      </w:r>
      <w:r w:rsidR="009A03DC">
        <w:rPr>
          <w:rFonts w:asciiTheme="minorBidi" w:hAnsiTheme="minorBidi"/>
          <w:sz w:val="22"/>
          <w:szCs w:val="22"/>
        </w:rPr>
        <w:t>levate</w:t>
      </w:r>
      <w:r w:rsidR="00047195">
        <w:rPr>
          <w:rFonts w:asciiTheme="minorBidi" w:hAnsiTheme="minorBidi"/>
          <w:sz w:val="22"/>
          <w:szCs w:val="22"/>
        </w:rPr>
        <w:t xml:space="preserve"> or </w:t>
      </w:r>
      <w:r w:rsidR="009A03DC">
        <w:rPr>
          <w:rFonts w:asciiTheme="minorBidi" w:hAnsiTheme="minorBidi"/>
          <w:sz w:val="22"/>
          <w:szCs w:val="22"/>
        </w:rPr>
        <w:t>reduce</w:t>
      </w:r>
      <w:r w:rsidR="00047195">
        <w:rPr>
          <w:rFonts w:asciiTheme="minorBidi" w:hAnsiTheme="minorBidi"/>
          <w:sz w:val="22"/>
          <w:szCs w:val="22"/>
        </w:rPr>
        <w:t xml:space="preserve"> the associated optimal length </w:t>
      </w:r>
      <w:r w:rsidR="009227EA">
        <w:rPr>
          <w:rFonts w:asciiTheme="minorBidi" w:hAnsiTheme="minorBidi"/>
          <w:sz w:val="22"/>
          <w:szCs w:val="22"/>
        </w:rPr>
        <w:t xml:space="preserve">for a given peak stress </w:t>
      </w:r>
      <w:r w:rsidR="009227EA">
        <w:rPr>
          <w:rFonts w:asciiTheme="minorBidi" w:hAnsiTheme="minorBidi"/>
          <w:sz w:val="22"/>
          <w:szCs w:val="22"/>
        </w:rPr>
        <w:fldChar w:fldCharType="begin"/>
      </w:r>
      <w:r w:rsidR="00A5370C">
        <w:rPr>
          <w:rFonts w:asciiTheme="minorBidi" w:hAnsiTheme="minorBidi"/>
          <w:sz w:val="22"/>
          <w:szCs w:val="22"/>
        </w:rPr>
        <w:instrText xml:space="preserve"> ADDIN EN.CITE &lt;EndNote&gt;&lt;Cite&gt;&lt;Author&gt;Wisdom&lt;/Author&gt;&lt;Year&gt;2015&lt;/Year&gt;&lt;RecNum&gt;63&lt;/RecNum&gt;&lt;DisplayText&gt;(58)&lt;/DisplayText&gt;&lt;record&gt;&lt;rec-number&gt;63&lt;/rec-number&gt;&lt;foreign-keys&gt;&lt;key app="EN" db-id="9rxfwr5p1pszwee29srxx9d1zz9v0vrxtwp0" timestamp="1617137027"&gt;63&lt;/key&gt;&lt;/foreign-keys&gt;&lt;ref-type name="Journal Article"&gt;17&lt;/ref-type&gt;&lt;contributors&gt;&lt;authors&gt;&lt;author&gt;Wisdom, K. M.&lt;/author&gt;&lt;author&gt;Delp, S. L.&lt;/author&gt;&lt;author&gt;Kuhl, E.&lt;/author&gt;&lt;/authors&gt;&lt;/contributors&gt;&lt;auth-address&gt;Department of Mechanical Engineering, Stanford University, Stanford, CA , 94305, USA.&lt;/auth-address&gt;&lt;titles&gt;&lt;title&gt;Use it or lose it: multiscale skeletal muscle adaptation to mechanical stimuli&lt;/title&gt;&lt;secondary-title&gt;Biomech Model Mechanobiol&lt;/secondary-title&gt;&lt;/titles&gt;&lt;periodical&gt;&lt;full-title&gt;Biomech Model Mechanobiol&lt;/full-title&gt;&lt;/periodical&gt;&lt;pages&gt;195-215&lt;/pages&gt;&lt;volume&gt;14&lt;/volume&gt;&lt;number&gt;2&lt;/number&gt;&lt;edition&gt;2014/09/10&lt;/edition&gt;&lt;keywords&gt;&lt;keyword&gt;*Adaptation, Physiological&lt;/keyword&gt;&lt;keyword&gt;Animals&lt;/keyword&gt;&lt;keyword&gt;Biomechanical Phenomena&lt;/keyword&gt;&lt;keyword&gt;Extracellular Matrix/physiology&lt;/keyword&gt;&lt;keyword&gt;Humans&lt;/keyword&gt;&lt;keyword&gt;Models, Biological&lt;/keyword&gt;&lt;keyword&gt;Muscle, Skeletal/anatomy &amp;amp; histology/*physiology&lt;/keyword&gt;&lt;keyword&gt;*Stress, Mechanical&lt;/keyword&gt;&lt;/keywords&gt;&lt;dates&gt;&lt;year&gt;2015&lt;/year&gt;&lt;pub-dates&gt;&lt;date&gt;Apr&lt;/date&gt;&lt;/pub-dates&gt;&lt;/dates&gt;&lt;isbn&gt;1617-7940 (Electronic)&amp;#xD;1617-7940 (Linking)&lt;/isbn&gt;&lt;accession-num&gt;25199941&lt;/accession-num&gt;&lt;urls&gt;&lt;related-urls&gt;&lt;url&gt;https://www.ncbi.nlm.nih.gov/pubmed/25199941&lt;/url&gt;&lt;/related-urls&gt;&lt;/urls&gt;&lt;custom2&gt;PMC4352121&lt;/custom2&gt;&lt;electronic-resource-num&gt;10.1007/s10237-014-0607-3&lt;/electronic-resource-num&gt;&lt;/record&gt;&lt;/Cite&gt;&lt;/EndNote&gt;</w:instrText>
      </w:r>
      <w:r w:rsidR="009227EA">
        <w:rPr>
          <w:rFonts w:asciiTheme="minorBidi" w:hAnsiTheme="minorBidi"/>
          <w:sz w:val="22"/>
          <w:szCs w:val="22"/>
        </w:rPr>
        <w:fldChar w:fldCharType="separate"/>
      </w:r>
      <w:r w:rsidR="00A5370C">
        <w:rPr>
          <w:rFonts w:asciiTheme="minorBidi" w:hAnsiTheme="minorBidi"/>
          <w:noProof/>
          <w:sz w:val="22"/>
          <w:szCs w:val="22"/>
        </w:rPr>
        <w:t>(58)</w:t>
      </w:r>
      <w:r w:rsidR="009227EA">
        <w:rPr>
          <w:rFonts w:asciiTheme="minorBidi" w:hAnsiTheme="minorBidi"/>
          <w:sz w:val="22"/>
          <w:szCs w:val="22"/>
        </w:rPr>
        <w:fldChar w:fldCharType="end"/>
      </w:r>
      <w:r w:rsidR="00E66315">
        <w:rPr>
          <w:rFonts w:asciiTheme="minorBidi" w:hAnsiTheme="minorBidi"/>
          <w:sz w:val="22"/>
          <w:szCs w:val="22"/>
        </w:rPr>
        <w:t>, respectively</w:t>
      </w:r>
      <w:r w:rsidR="009227EA">
        <w:rPr>
          <w:rFonts w:asciiTheme="minorBidi" w:hAnsiTheme="minorBidi"/>
          <w:sz w:val="22"/>
          <w:szCs w:val="22"/>
        </w:rPr>
        <w:t xml:space="preserve">. </w:t>
      </w:r>
      <w:r w:rsidR="00D3680E">
        <w:rPr>
          <w:rFonts w:asciiTheme="minorBidi" w:hAnsiTheme="minorBidi"/>
          <w:sz w:val="22"/>
          <w:szCs w:val="22"/>
        </w:rPr>
        <w:t xml:space="preserve">Therefore, </w:t>
      </w:r>
      <w:r w:rsidR="00EC1D4F">
        <w:rPr>
          <w:rFonts w:asciiTheme="minorBidi" w:hAnsiTheme="minorBidi"/>
          <w:sz w:val="22"/>
          <w:szCs w:val="22"/>
        </w:rPr>
        <w:t>by increasing the number of half-sarcomere</w:t>
      </w:r>
      <w:r w:rsidR="00E33E64">
        <w:rPr>
          <w:rFonts w:asciiTheme="minorBidi" w:hAnsiTheme="minorBidi"/>
          <w:sz w:val="22"/>
          <w:szCs w:val="22"/>
        </w:rPr>
        <w:t>s in the model</w:t>
      </w:r>
      <w:r w:rsidR="00881E88">
        <w:rPr>
          <w:rFonts w:asciiTheme="minorBidi" w:hAnsiTheme="minorBidi"/>
          <w:sz w:val="22"/>
          <w:szCs w:val="22"/>
        </w:rPr>
        <w:t>, peak stress happen</w:t>
      </w:r>
      <w:r w:rsidR="00A87908">
        <w:rPr>
          <w:rFonts w:asciiTheme="minorBidi" w:hAnsiTheme="minorBidi"/>
          <w:sz w:val="22"/>
          <w:szCs w:val="22"/>
        </w:rPr>
        <w:t>s</w:t>
      </w:r>
      <w:r w:rsidR="00881E88">
        <w:rPr>
          <w:rFonts w:asciiTheme="minorBidi" w:hAnsiTheme="minorBidi"/>
          <w:sz w:val="22"/>
          <w:szCs w:val="22"/>
        </w:rPr>
        <w:t xml:space="preserve"> in a longer length and </w:t>
      </w:r>
      <w:r w:rsidR="00E744DF">
        <w:rPr>
          <w:rFonts w:asciiTheme="minorBidi" w:hAnsiTheme="minorBidi"/>
          <w:sz w:val="22"/>
          <w:szCs w:val="22"/>
        </w:rPr>
        <w:t>thus</w:t>
      </w:r>
      <w:r w:rsidR="00881E88">
        <w:rPr>
          <w:rFonts w:asciiTheme="minorBidi" w:hAnsiTheme="minorBidi"/>
          <w:sz w:val="22"/>
          <w:szCs w:val="22"/>
        </w:rPr>
        <w:t xml:space="preserve"> the circumference of </w:t>
      </w:r>
      <w:r w:rsidR="005A03AC">
        <w:rPr>
          <w:rFonts w:asciiTheme="minorBidi" w:hAnsiTheme="minorBidi"/>
          <w:sz w:val="22"/>
          <w:szCs w:val="22"/>
        </w:rPr>
        <w:t xml:space="preserve">LV would increase and end up to </w:t>
      </w:r>
      <w:r w:rsidR="009A03DC">
        <w:rPr>
          <w:rFonts w:asciiTheme="minorBidi" w:hAnsiTheme="minorBidi"/>
          <w:sz w:val="22"/>
          <w:szCs w:val="22"/>
        </w:rPr>
        <w:t xml:space="preserve">the </w:t>
      </w:r>
      <w:r w:rsidR="005A03AC">
        <w:rPr>
          <w:rFonts w:asciiTheme="minorBidi" w:hAnsiTheme="minorBidi"/>
          <w:sz w:val="22"/>
          <w:szCs w:val="22"/>
        </w:rPr>
        <w:t xml:space="preserve">dilation of LV. </w:t>
      </w:r>
    </w:p>
    <w:p w14:paraId="122510BE" w14:textId="6A0A2565" w:rsidR="00F764B1" w:rsidRDefault="00CC27D5" w:rsidP="002112B6">
      <w:pPr>
        <w:spacing w:line="276" w:lineRule="auto"/>
        <w:jc w:val="both"/>
        <w:rPr>
          <w:rFonts w:asciiTheme="minorBidi" w:hAnsiTheme="minorBidi"/>
          <w:b/>
          <w:bCs/>
          <w:i/>
          <w:iCs/>
          <w:sz w:val="22"/>
          <w:szCs w:val="22"/>
        </w:rPr>
      </w:pPr>
      <w:r w:rsidRPr="0096334D">
        <w:rPr>
          <w:rFonts w:asciiTheme="minorBidi" w:hAnsiTheme="minorBidi"/>
          <w:b/>
          <w:bCs/>
          <w:i/>
          <w:iCs/>
          <w:sz w:val="22"/>
          <w:szCs w:val="22"/>
        </w:rPr>
        <w:t>Compare to other existing models</w:t>
      </w:r>
    </w:p>
    <w:p w14:paraId="3EAF6325" w14:textId="7B742816" w:rsidR="00832386" w:rsidRDefault="00775846" w:rsidP="002A3757">
      <w:pPr>
        <w:spacing w:line="276" w:lineRule="auto"/>
        <w:jc w:val="both"/>
        <w:rPr>
          <w:rFonts w:asciiTheme="minorBidi" w:hAnsiTheme="minorBidi"/>
          <w:sz w:val="22"/>
          <w:szCs w:val="22"/>
        </w:rPr>
      </w:pPr>
      <w:r>
        <w:rPr>
          <w:rFonts w:asciiTheme="minorBidi" w:hAnsiTheme="minorBidi"/>
          <w:sz w:val="22"/>
          <w:szCs w:val="22"/>
        </w:rPr>
        <w:t>In recent</w:t>
      </w:r>
      <w:r w:rsidR="00F74370">
        <w:rPr>
          <w:rFonts w:asciiTheme="minorBidi" w:hAnsiTheme="minorBidi"/>
          <w:sz w:val="22"/>
          <w:szCs w:val="22"/>
        </w:rPr>
        <w:t xml:space="preserve"> years, a</w:t>
      </w:r>
      <w:r w:rsidR="00AE0330">
        <w:rPr>
          <w:rFonts w:asciiTheme="minorBidi" w:hAnsiTheme="minorBidi"/>
          <w:sz w:val="22"/>
          <w:szCs w:val="22"/>
        </w:rPr>
        <w:t xml:space="preserve"> large number of </w:t>
      </w:r>
      <w:r w:rsidR="00E92731">
        <w:rPr>
          <w:rFonts w:asciiTheme="minorBidi" w:hAnsiTheme="minorBidi"/>
          <w:sz w:val="22"/>
          <w:szCs w:val="22"/>
        </w:rPr>
        <w:t xml:space="preserve">computational models </w:t>
      </w:r>
      <w:r w:rsidR="008F3B4F">
        <w:rPr>
          <w:rFonts w:asciiTheme="minorBidi" w:hAnsiTheme="minorBidi"/>
          <w:sz w:val="22"/>
          <w:szCs w:val="22"/>
        </w:rPr>
        <w:t xml:space="preserve">on cardiac growth and remodeling </w:t>
      </w:r>
      <w:r w:rsidR="00E92731">
        <w:rPr>
          <w:rFonts w:asciiTheme="minorBidi" w:hAnsiTheme="minorBidi"/>
          <w:sz w:val="22"/>
          <w:szCs w:val="22"/>
        </w:rPr>
        <w:t xml:space="preserve">have been </w:t>
      </w:r>
      <w:r w:rsidR="00874714">
        <w:rPr>
          <w:rFonts w:asciiTheme="minorBidi" w:hAnsiTheme="minorBidi"/>
          <w:sz w:val="22"/>
          <w:szCs w:val="22"/>
        </w:rPr>
        <w:t>introduced</w:t>
      </w:r>
      <w:r w:rsidR="00F74370">
        <w:rPr>
          <w:rFonts w:asciiTheme="minorBidi" w:hAnsiTheme="minorBidi"/>
          <w:sz w:val="22"/>
          <w:szCs w:val="22"/>
        </w:rPr>
        <w:t xml:space="preserve">. </w:t>
      </w:r>
      <w:r w:rsidR="00166B9F">
        <w:rPr>
          <w:rFonts w:asciiTheme="minorBidi" w:hAnsiTheme="minorBidi"/>
          <w:sz w:val="22"/>
          <w:szCs w:val="22"/>
        </w:rPr>
        <w:t>In one of the earliest model,</w:t>
      </w:r>
      <w:r w:rsidR="00EC3881">
        <w:rPr>
          <w:rFonts w:asciiTheme="minorBidi" w:hAnsiTheme="minorBidi"/>
          <w:sz w:val="22"/>
          <w:szCs w:val="22"/>
        </w:rPr>
        <w:t xml:space="preserve"> </w:t>
      </w:r>
      <w:r w:rsidR="005E2EC1">
        <w:rPr>
          <w:rFonts w:asciiTheme="minorBidi" w:hAnsiTheme="minorBidi"/>
          <w:sz w:val="22"/>
          <w:szCs w:val="22"/>
        </w:rPr>
        <w:t>Lumens et a</w:t>
      </w:r>
      <w:r w:rsidR="00F35DA0">
        <w:rPr>
          <w:rFonts w:asciiTheme="minorBidi" w:hAnsiTheme="minorBidi"/>
          <w:sz w:val="22"/>
          <w:szCs w:val="22"/>
        </w:rPr>
        <w:t xml:space="preserve">l. </w:t>
      </w:r>
      <w:r w:rsidR="00666E19">
        <w:rPr>
          <w:rFonts w:asciiTheme="minorBidi" w:hAnsiTheme="minorBidi"/>
          <w:sz w:val="22"/>
          <w:szCs w:val="22"/>
        </w:rPr>
        <w:fldChar w:fldCharType="begin"/>
      </w:r>
      <w:r w:rsidR="00A5370C">
        <w:rPr>
          <w:rFonts w:asciiTheme="minorBidi" w:hAnsiTheme="minorBidi"/>
          <w:sz w:val="22"/>
          <w:szCs w:val="22"/>
        </w:rPr>
        <w:instrText xml:space="preserve"> ADDIN EN.CITE &lt;EndNote&gt;&lt;Cite&gt;&lt;Author&gt;Lumens&lt;/Author&gt;&lt;Year&gt;2009&lt;/Year&gt;&lt;RecNum&gt;66&lt;/RecNum&gt;&lt;DisplayText&gt;(60)&lt;/DisplayText&gt;&lt;record&gt;&lt;rec-number&gt;66&lt;/rec-number&gt;&lt;foreign-keys&gt;&lt;key app="EN" db-id="9rxfwr5p1pszwee29srxx9d1zz9v0vrxtwp0" timestamp="1617202172"&gt;66&lt;/key&gt;&lt;/foreign-keys&gt;&lt;ref-type name="Journal Article"&gt;17&lt;/ref-type&gt;&lt;contributors&gt;&lt;authors&gt;&lt;author&gt;Lumens, J.&lt;/author&gt;&lt;author&gt;Delhaas, T.&lt;/author&gt;&lt;author&gt;Kirn, B.&lt;/author&gt;&lt;author&gt;Arts, T.&lt;/author&gt;&lt;/authors&gt;&lt;/contributors&gt;&lt;auth-address&gt;Department of Physiology, Cardiovascular Research Institute Maastricht, Maastricht University, PO Box 616, 6200 MD, Maastricht, The Netherlands. j.lumens@fys.unimaas.nl&lt;/auth-address&gt;&lt;titles&gt;&lt;title&gt;Three-wall segment (TriSeg) model describing mechanics and hemodynamics of ventricular interaction&lt;/title&gt;&lt;secondary-title&gt;Ann Biomed Eng&lt;/secondary-title&gt;&lt;/titles&gt;&lt;periodical&gt;&lt;full-title&gt;Ann Biomed Eng&lt;/full-title&gt;&lt;/periodical&gt;&lt;pages&gt;2234-55&lt;/pages&gt;&lt;volume&gt;37&lt;/volume&gt;&lt;number&gt;11&lt;/number&gt;&lt;edition&gt;2009/09/01&lt;/edition&gt;&lt;keywords&gt;&lt;keyword&gt;Heart Septum/*physiology&lt;/keyword&gt;&lt;keyword&gt;Heart Ventricles/diagnostic imaging&lt;/keyword&gt;&lt;keyword&gt;Hemodynamics/*physiology&lt;/keyword&gt;&lt;keyword&gt;Humans&lt;/keyword&gt;&lt;keyword&gt;Hypertension/physiopathology&lt;/keyword&gt;&lt;keyword&gt;Models, Cardiovascular&lt;/keyword&gt;&lt;keyword&gt;Models, Theoretical&lt;/keyword&gt;&lt;keyword&gt;Ultrasonography&lt;/keyword&gt;&lt;keyword&gt;Ventricular Function, Left/*physiology&lt;/keyword&gt;&lt;keyword&gt;Ventricular Function, Right/*physiology&lt;/keyword&gt;&lt;/keywords&gt;&lt;dates&gt;&lt;year&gt;2009&lt;/year&gt;&lt;pub-dates&gt;&lt;date&gt;Nov&lt;/date&gt;&lt;/pub-dates&gt;&lt;/dates&gt;&lt;isbn&gt;1573-9686 (Electronic)&amp;#xD;0090-6964 (Linking)&lt;/isbn&gt;&lt;accession-num&gt;19718527&lt;/accession-num&gt;&lt;urls&gt;&lt;related-urls&gt;&lt;url&gt;https://www.ncbi.nlm.nih.gov/pubmed/19718527&lt;/url&gt;&lt;/related-urls&gt;&lt;/urls&gt;&lt;custom2&gt;PMC2758607&lt;/custom2&gt;&lt;electronic-resource-num&gt;10.1007/s10439-009-9774-2&lt;/electronic-resource-num&gt;&lt;/record&gt;&lt;/Cite&gt;&lt;/EndNote&gt;</w:instrText>
      </w:r>
      <w:r w:rsidR="00666E19">
        <w:rPr>
          <w:rFonts w:asciiTheme="minorBidi" w:hAnsiTheme="minorBidi"/>
          <w:sz w:val="22"/>
          <w:szCs w:val="22"/>
        </w:rPr>
        <w:fldChar w:fldCharType="separate"/>
      </w:r>
      <w:r w:rsidR="00A5370C">
        <w:rPr>
          <w:rFonts w:asciiTheme="minorBidi" w:hAnsiTheme="minorBidi"/>
          <w:noProof/>
          <w:sz w:val="22"/>
          <w:szCs w:val="22"/>
        </w:rPr>
        <w:t>(60)</w:t>
      </w:r>
      <w:r w:rsidR="00666E19">
        <w:rPr>
          <w:rFonts w:asciiTheme="minorBidi" w:hAnsiTheme="minorBidi"/>
          <w:sz w:val="22"/>
          <w:szCs w:val="22"/>
        </w:rPr>
        <w:fldChar w:fldCharType="end"/>
      </w:r>
      <w:r w:rsidR="00666E19">
        <w:rPr>
          <w:rFonts w:asciiTheme="minorBidi" w:hAnsiTheme="minorBidi"/>
          <w:sz w:val="22"/>
          <w:szCs w:val="22"/>
        </w:rPr>
        <w:t xml:space="preserve"> </w:t>
      </w:r>
      <w:r w:rsidR="00F35DA0">
        <w:rPr>
          <w:rFonts w:asciiTheme="minorBidi" w:hAnsiTheme="minorBidi"/>
          <w:sz w:val="22"/>
          <w:szCs w:val="22"/>
        </w:rPr>
        <w:t xml:space="preserve">proposed a </w:t>
      </w:r>
      <w:r w:rsidR="0088224E">
        <w:rPr>
          <w:rFonts w:asciiTheme="minorBidi" w:hAnsiTheme="minorBidi"/>
          <w:sz w:val="22"/>
          <w:szCs w:val="22"/>
        </w:rPr>
        <w:t xml:space="preserve">simple mechanical </w:t>
      </w:r>
      <w:r w:rsidR="00F35DA0">
        <w:rPr>
          <w:rFonts w:asciiTheme="minorBidi" w:hAnsiTheme="minorBidi"/>
          <w:sz w:val="22"/>
          <w:szCs w:val="22"/>
        </w:rPr>
        <w:t xml:space="preserve">model of </w:t>
      </w:r>
      <w:r w:rsidR="0088224E">
        <w:rPr>
          <w:rFonts w:asciiTheme="minorBidi" w:hAnsiTheme="minorBidi"/>
          <w:sz w:val="22"/>
          <w:szCs w:val="22"/>
        </w:rPr>
        <w:t xml:space="preserve">the </w:t>
      </w:r>
      <w:r w:rsidR="00F35DA0">
        <w:rPr>
          <w:rFonts w:asciiTheme="minorBidi" w:hAnsiTheme="minorBidi"/>
          <w:sz w:val="22"/>
          <w:szCs w:val="22"/>
        </w:rPr>
        <w:t>ventricle mechanics lumped with a model of cir</w:t>
      </w:r>
      <w:r w:rsidR="00666E19">
        <w:rPr>
          <w:rFonts w:asciiTheme="minorBidi" w:hAnsiTheme="minorBidi"/>
          <w:sz w:val="22"/>
          <w:szCs w:val="22"/>
        </w:rPr>
        <w:t xml:space="preserve">culation </w:t>
      </w:r>
      <w:r w:rsidR="006E615C">
        <w:rPr>
          <w:rFonts w:asciiTheme="minorBidi" w:hAnsiTheme="minorBidi"/>
          <w:sz w:val="22"/>
          <w:szCs w:val="22"/>
        </w:rPr>
        <w:fldChar w:fldCharType="begin"/>
      </w:r>
      <w:r w:rsidR="00A5370C">
        <w:rPr>
          <w:rFonts w:asciiTheme="minorBidi" w:hAnsiTheme="minorBidi"/>
          <w:sz w:val="22"/>
          <w:szCs w:val="22"/>
        </w:rPr>
        <w:instrText xml:space="preserve"> ADDIN EN.CITE &lt;EndNote&gt;&lt;Cite&gt;&lt;Author&gt;Arts&lt;/Author&gt;&lt;Year&gt;2005&lt;/Year&gt;&lt;RecNum&gt;65&lt;/RecNum&gt;&lt;DisplayText&gt;(61)&lt;/DisplayText&gt;&lt;record&gt;&lt;rec-number&gt;65&lt;/rec-number&gt;&lt;foreign-keys&gt;&lt;key app="EN" db-id="9rxfwr5p1pszwee29srxx9d1zz9v0vrxtwp0" timestamp="1617201747"&gt;65&lt;/key&gt;&lt;/foreign-keys&gt;&lt;ref-type name="Journal Article"&gt;17&lt;/ref-type&gt;&lt;contributors&gt;&lt;authors&gt;&lt;author&gt;Arts, T.&lt;/author&gt;&lt;author&gt;Delhaas, T.&lt;/author&gt;&lt;author&gt;Bovendeerd, P.&lt;/author&gt;&lt;author&gt;Verbeek, X.&lt;/author&gt;&lt;author&gt;Prinzen, F. W.&lt;/author&gt;&lt;/authors&gt;&lt;/contributors&gt;&lt;auth-address&gt;Dept. of Biophysics, Faculty of Medicine, University of Maastricht, PO Box 616, 6200 MD Maastricht, The Netherlands. t.arts@bf.unimaas.nl&lt;/auth-address&gt;&lt;titles&gt;&lt;title&gt;Adaptation to mechanical load determines shape and properties of heart and circulation: the CircAdapt model&lt;/title&gt;&lt;secondary-title&gt;Am J Physiol Heart Circ Physiol&lt;/secondary-title&gt;&lt;/titles&gt;&lt;periodical&gt;&lt;full-title&gt;Am J Physiol Heart Circ Physiol&lt;/full-title&gt;&lt;/periodical&gt;&lt;pages&gt;H1943-54&lt;/pages&gt;&lt;volume&gt;288&lt;/volume&gt;&lt;number&gt;4&lt;/number&gt;&lt;edition&gt;2004/11/20&lt;/edition&gt;&lt;keywords&gt;&lt;keyword&gt;Adaptation, Physiological/*physiology&lt;/keyword&gt;&lt;keyword&gt;Computer Simulation&lt;/keyword&gt;&lt;keyword&gt;Coronary Circulation/*physiology&lt;/keyword&gt;&lt;keyword&gt;Heart/*physiology&lt;/keyword&gt;&lt;keyword&gt;Humans&lt;/keyword&gt;&lt;keyword&gt;*Models, Cardiovascular&lt;/keyword&gt;&lt;keyword&gt;Pulmonary Circulation/physiology&lt;/keyword&gt;&lt;keyword&gt;Stress, Mechanical&lt;/keyword&gt;&lt;keyword&gt;Weight-Bearing/physiology&lt;/keyword&gt;&lt;/keywords&gt;&lt;dates&gt;&lt;year&gt;2005&lt;/year&gt;&lt;pub-dates&gt;&lt;date&gt;Apr&lt;/date&gt;&lt;/pub-dates&gt;&lt;/dates&gt;&lt;isbn&gt;0363-6135 (Print)&amp;#xD;0363-6135 (Linking)&lt;/isbn&gt;&lt;accession-num&gt;15550528&lt;/accession-num&gt;&lt;urls&gt;&lt;related-urls&gt;&lt;url&gt;https://www.ncbi.nlm.nih.gov/pubmed/15550528&lt;/url&gt;&lt;/related-urls&gt;&lt;/urls&gt;&lt;electronic-resource-num&gt;10.1152/ajpheart.00444.2004&lt;/electronic-resource-num&gt;&lt;/record&gt;&lt;/Cite&gt;&lt;/EndNote&gt;</w:instrText>
      </w:r>
      <w:r w:rsidR="006E615C">
        <w:rPr>
          <w:rFonts w:asciiTheme="minorBidi" w:hAnsiTheme="minorBidi"/>
          <w:sz w:val="22"/>
          <w:szCs w:val="22"/>
        </w:rPr>
        <w:fldChar w:fldCharType="separate"/>
      </w:r>
      <w:r w:rsidR="00A5370C">
        <w:rPr>
          <w:rFonts w:asciiTheme="minorBidi" w:hAnsiTheme="minorBidi"/>
          <w:noProof/>
          <w:sz w:val="22"/>
          <w:szCs w:val="22"/>
        </w:rPr>
        <w:t>(61)</w:t>
      </w:r>
      <w:r w:rsidR="006E615C">
        <w:rPr>
          <w:rFonts w:asciiTheme="minorBidi" w:hAnsiTheme="minorBidi"/>
          <w:sz w:val="22"/>
          <w:szCs w:val="22"/>
        </w:rPr>
        <w:fldChar w:fldCharType="end"/>
      </w:r>
      <w:r w:rsidR="004F6C41">
        <w:rPr>
          <w:rFonts w:asciiTheme="minorBidi" w:hAnsiTheme="minorBidi"/>
          <w:sz w:val="22"/>
          <w:szCs w:val="22"/>
        </w:rPr>
        <w:t xml:space="preserve">. In their model </w:t>
      </w:r>
      <w:r w:rsidR="00333B74">
        <w:rPr>
          <w:rFonts w:asciiTheme="minorBidi" w:hAnsiTheme="minorBidi"/>
          <w:sz w:val="22"/>
          <w:szCs w:val="22"/>
        </w:rPr>
        <w:t>the</w:t>
      </w:r>
      <w:r w:rsidR="00D30EE8">
        <w:rPr>
          <w:rFonts w:asciiTheme="minorBidi" w:hAnsiTheme="minorBidi"/>
          <w:sz w:val="22"/>
          <w:szCs w:val="22"/>
        </w:rPr>
        <w:t xml:space="preserve"> blood volume </w:t>
      </w:r>
      <w:r w:rsidR="00E35E39">
        <w:rPr>
          <w:rFonts w:asciiTheme="minorBidi" w:hAnsiTheme="minorBidi"/>
          <w:sz w:val="22"/>
          <w:szCs w:val="22"/>
        </w:rPr>
        <w:t xml:space="preserve">and peripheral resistance </w:t>
      </w:r>
      <w:r w:rsidR="00E35E39">
        <w:rPr>
          <w:rFonts w:asciiTheme="minorBidi" w:hAnsiTheme="minorBidi"/>
          <w:sz w:val="22"/>
          <w:szCs w:val="22"/>
        </w:rPr>
        <w:lastRenderedPageBreak/>
        <w:t xml:space="preserve">were being </w:t>
      </w:r>
      <w:r w:rsidR="00532CEC">
        <w:rPr>
          <w:rFonts w:asciiTheme="minorBidi" w:hAnsiTheme="minorBidi"/>
          <w:sz w:val="22"/>
          <w:szCs w:val="22"/>
        </w:rPr>
        <w:t xml:space="preserve">regulated while the model could </w:t>
      </w:r>
      <w:r w:rsidR="00104CC3">
        <w:rPr>
          <w:rFonts w:asciiTheme="minorBidi" w:hAnsiTheme="minorBidi"/>
          <w:sz w:val="22"/>
          <w:szCs w:val="22"/>
        </w:rPr>
        <w:t xml:space="preserve">adapt the volume of ventricles and vessels in response to </w:t>
      </w:r>
      <w:r w:rsidR="00CE37CF">
        <w:rPr>
          <w:rFonts w:asciiTheme="minorBidi" w:hAnsiTheme="minorBidi"/>
          <w:sz w:val="22"/>
          <w:szCs w:val="22"/>
        </w:rPr>
        <w:t xml:space="preserve">chronic </w:t>
      </w:r>
      <w:r w:rsidR="00AE0916">
        <w:rPr>
          <w:rFonts w:asciiTheme="minorBidi" w:hAnsiTheme="minorBidi"/>
          <w:sz w:val="22"/>
          <w:szCs w:val="22"/>
        </w:rPr>
        <w:t xml:space="preserve">and acute </w:t>
      </w:r>
      <w:r w:rsidR="00CE37CF">
        <w:rPr>
          <w:rFonts w:asciiTheme="minorBidi" w:hAnsiTheme="minorBidi"/>
          <w:sz w:val="22"/>
          <w:szCs w:val="22"/>
        </w:rPr>
        <w:t>pulmonary hypertension</w:t>
      </w:r>
      <w:r w:rsidR="00AE0916">
        <w:rPr>
          <w:rFonts w:asciiTheme="minorBidi" w:hAnsiTheme="minorBidi"/>
          <w:sz w:val="22"/>
          <w:szCs w:val="22"/>
        </w:rPr>
        <w:t xml:space="preserve">. </w:t>
      </w:r>
      <w:r w:rsidR="002E739E">
        <w:rPr>
          <w:rFonts w:asciiTheme="minorBidi" w:hAnsiTheme="minorBidi"/>
          <w:sz w:val="22"/>
          <w:szCs w:val="22"/>
        </w:rPr>
        <w:t xml:space="preserve"> </w:t>
      </w:r>
      <w:r w:rsidR="00BB7F9F">
        <w:rPr>
          <w:rFonts w:asciiTheme="minorBidi" w:hAnsiTheme="minorBidi"/>
          <w:sz w:val="22"/>
          <w:szCs w:val="22"/>
        </w:rPr>
        <w:t xml:space="preserve">In a recent work, </w:t>
      </w:r>
      <w:r w:rsidR="002632FD">
        <w:rPr>
          <w:rFonts w:asciiTheme="minorBidi" w:hAnsiTheme="minorBidi"/>
          <w:sz w:val="22"/>
          <w:szCs w:val="22"/>
        </w:rPr>
        <w:t xml:space="preserve">Witzenburg and Holmes </w:t>
      </w:r>
      <w:r w:rsidR="002632FD">
        <w:rPr>
          <w:rFonts w:asciiTheme="minorBidi" w:hAnsiTheme="minorBidi"/>
          <w:sz w:val="22"/>
          <w:szCs w:val="22"/>
        </w:rPr>
        <w:fldChar w:fldCharType="begin"/>
      </w:r>
      <w:r w:rsidR="00A5370C">
        <w:rPr>
          <w:rFonts w:asciiTheme="minorBidi" w:hAnsiTheme="minorBidi"/>
          <w:sz w:val="22"/>
          <w:szCs w:val="22"/>
        </w:rPr>
        <w:instrText xml:space="preserve"> ADDIN EN.CITE &lt;EndNote&gt;&lt;Cite&gt;&lt;Author&gt;Witzenburg&lt;/Author&gt;&lt;Year&gt;2019&lt;/Year&gt;&lt;RecNum&gt;67&lt;/RecNum&gt;&lt;DisplayText&gt;(62)&lt;/DisplayText&gt;&lt;record&gt;&lt;rec-number&gt;67&lt;/rec-number&gt;&lt;foreign-keys&gt;&lt;key app="EN" db-id="9rxfwr5p1pszwee29srxx9d1zz9v0vrxtwp0" timestamp="1617203968"&gt;67&lt;/key&gt;&lt;/foreign-keys&gt;&lt;ref-type name="Journal Article"&gt;17&lt;/ref-type&gt;&lt;contributors&gt;&lt;authors&gt;&lt;author&gt;Witzenburg, C.&lt;/author&gt;&lt;author&gt;Holmes, J. W.&lt;/author&gt;&lt;/authors&gt;&lt;/contributors&gt;&lt;auth-address&gt;Biomedical Engineering, University of Wisconsin, Madison, WI, USA.&amp;#xD;Biomedical Engineering, Medicine, Robert M. Berne Cardiovascular Research Center, and Center for Engineering in Medicine, University of Virginia, Charlottesville, VA, USA.&lt;/auth-address&gt;&lt;titles&gt;&lt;title&gt;The Impact of Hemodynamic Reflex Compensation Following Myocardial Infarction on Subsequent Ventricular Remodeling&lt;/title&gt;&lt;secondary-title&gt;J Biomech Eng&lt;/secondary-title&gt;&lt;/titles&gt;&lt;periodical&gt;&lt;full-title&gt;J Biomech Eng&lt;/full-title&gt;&lt;/periodical&gt;&lt;edition&gt;2019/05/30&lt;/edition&gt;&lt;dates&gt;&lt;year&gt;2019&lt;/year&gt;&lt;pub-dates&gt;&lt;date&gt;May 29&lt;/date&gt;&lt;/pub-dates&gt;&lt;/dates&gt;&lt;isbn&gt;1528-8951 (Electronic)&amp;#xD;0148-0731 (Linking)&lt;/isbn&gt;&lt;accession-num&gt;31141599&lt;/accession-num&gt;&lt;urls&gt;&lt;related-urls&gt;&lt;url&gt;https://www.ncbi.nlm.nih.gov/pubmed/31141599&lt;/url&gt;&lt;/related-urls&gt;&lt;/urls&gt;&lt;custom2&gt;PMC6808183&lt;/custom2&gt;&lt;electronic-resource-num&gt;10.1115/1.4043867&lt;/electronic-resource-num&gt;&lt;/record&gt;&lt;/Cite&gt;&lt;/EndNote&gt;</w:instrText>
      </w:r>
      <w:r w:rsidR="002632FD">
        <w:rPr>
          <w:rFonts w:asciiTheme="minorBidi" w:hAnsiTheme="minorBidi"/>
          <w:sz w:val="22"/>
          <w:szCs w:val="22"/>
        </w:rPr>
        <w:fldChar w:fldCharType="separate"/>
      </w:r>
      <w:r w:rsidR="00A5370C">
        <w:rPr>
          <w:rFonts w:asciiTheme="minorBidi" w:hAnsiTheme="minorBidi"/>
          <w:noProof/>
          <w:sz w:val="22"/>
          <w:szCs w:val="22"/>
        </w:rPr>
        <w:t>(62)</w:t>
      </w:r>
      <w:r w:rsidR="002632FD">
        <w:rPr>
          <w:rFonts w:asciiTheme="minorBidi" w:hAnsiTheme="minorBidi"/>
          <w:sz w:val="22"/>
          <w:szCs w:val="22"/>
        </w:rPr>
        <w:fldChar w:fldCharType="end"/>
      </w:r>
      <w:r w:rsidR="000B7417">
        <w:rPr>
          <w:rFonts w:asciiTheme="minorBidi" w:hAnsiTheme="minorBidi"/>
          <w:sz w:val="22"/>
          <w:szCs w:val="22"/>
        </w:rPr>
        <w:t xml:space="preserve"> </w:t>
      </w:r>
      <w:r w:rsidR="003656C1">
        <w:rPr>
          <w:rFonts w:asciiTheme="minorBidi" w:hAnsiTheme="minorBidi"/>
          <w:sz w:val="22"/>
          <w:szCs w:val="22"/>
        </w:rPr>
        <w:t xml:space="preserve">showed the impact of </w:t>
      </w:r>
      <w:r w:rsidR="004636BD">
        <w:rPr>
          <w:rFonts w:asciiTheme="minorBidi" w:hAnsiTheme="minorBidi"/>
          <w:sz w:val="22"/>
          <w:szCs w:val="22"/>
        </w:rPr>
        <w:t xml:space="preserve">hemodynamic reflex on the ventricular remodeling </w:t>
      </w:r>
      <w:r w:rsidR="00940F8D">
        <w:rPr>
          <w:rFonts w:asciiTheme="minorBidi" w:hAnsiTheme="minorBidi"/>
          <w:sz w:val="22"/>
          <w:szCs w:val="22"/>
        </w:rPr>
        <w:t xml:space="preserve">in time of myocardial infarction (MI). </w:t>
      </w:r>
      <w:r w:rsidR="007B4729">
        <w:rPr>
          <w:rFonts w:asciiTheme="minorBidi" w:hAnsiTheme="minorBidi"/>
          <w:sz w:val="22"/>
          <w:szCs w:val="22"/>
        </w:rPr>
        <w:t xml:space="preserve">They essentially </w:t>
      </w:r>
      <w:r w:rsidR="005A474E">
        <w:rPr>
          <w:rFonts w:asciiTheme="minorBidi" w:hAnsiTheme="minorBidi"/>
          <w:sz w:val="22"/>
          <w:szCs w:val="22"/>
        </w:rPr>
        <w:t xml:space="preserve">used a </w:t>
      </w:r>
      <w:r w:rsidR="001968B2">
        <w:rPr>
          <w:rFonts w:asciiTheme="minorBidi" w:hAnsiTheme="minorBidi"/>
          <w:sz w:val="22"/>
          <w:szCs w:val="22"/>
        </w:rPr>
        <w:t xml:space="preserve">compartmental </w:t>
      </w:r>
      <w:r w:rsidR="007B4729">
        <w:rPr>
          <w:rFonts w:asciiTheme="minorBidi" w:hAnsiTheme="minorBidi"/>
          <w:sz w:val="22"/>
          <w:szCs w:val="22"/>
        </w:rPr>
        <w:t xml:space="preserve">model </w:t>
      </w:r>
      <w:r w:rsidR="00BB412F">
        <w:rPr>
          <w:rFonts w:asciiTheme="minorBidi" w:hAnsiTheme="minorBidi"/>
          <w:sz w:val="22"/>
          <w:szCs w:val="22"/>
        </w:rPr>
        <w:t>that was able to capture the ventricular remodeling in response to MI</w:t>
      </w:r>
      <w:r w:rsidR="002C6EA1">
        <w:rPr>
          <w:rFonts w:asciiTheme="minorBidi" w:hAnsiTheme="minorBidi"/>
          <w:sz w:val="22"/>
          <w:szCs w:val="22"/>
        </w:rPr>
        <w:t xml:space="preserve"> </w:t>
      </w:r>
      <w:r w:rsidR="007E09AB">
        <w:rPr>
          <w:rFonts w:asciiTheme="minorBidi" w:hAnsiTheme="minorBidi"/>
          <w:sz w:val="22"/>
          <w:szCs w:val="22"/>
        </w:rPr>
        <w:fldChar w:fldCharType="begin">
          <w:fldData xml:space="preserve">PEVuZE5vdGU+PENpdGU+PEF1dGhvcj5XaXR6ZW5idXJnPC9BdXRob3I+PFllYXI+MjAxODwvWWVh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</w:fldData>
        </w:fldChar>
      </w:r>
      <w:r w:rsidR="007E09AB">
        <w:rPr>
          <w:rFonts w:asciiTheme="minorBidi" w:hAnsiTheme="minorBidi"/>
          <w:sz w:val="22"/>
          <w:szCs w:val="22"/>
        </w:rPr>
        <w:instrText xml:space="preserve"> ADDIN EN.CITE </w:instrText>
      </w:r>
      <w:r w:rsidR="007E09AB">
        <w:rPr>
          <w:rFonts w:asciiTheme="minorBidi" w:hAnsiTheme="minorBidi"/>
          <w:sz w:val="22"/>
          <w:szCs w:val="22"/>
        </w:rPr>
        <w:fldChar w:fldCharType="begin">
          <w:fldData xml:space="preserve">PEVuZE5vdGU+PENpdGU+PEF1dGhvcj5XaXR6ZW5idXJnPC9BdXRob3I+PFllYXI+MjAxODwvWWVh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</w:fldData>
        </w:fldChar>
      </w:r>
      <w:r w:rsidR="007E09AB">
        <w:rPr>
          <w:rFonts w:asciiTheme="minorBidi" w:hAnsiTheme="minorBidi"/>
          <w:sz w:val="22"/>
          <w:szCs w:val="22"/>
        </w:rPr>
        <w:instrText xml:space="preserve"> ADDIN EN.CITE.DATA </w:instrText>
      </w:r>
      <w:r w:rsidR="007E09AB">
        <w:rPr>
          <w:rFonts w:asciiTheme="minorBidi" w:hAnsiTheme="minorBidi"/>
          <w:sz w:val="22"/>
          <w:szCs w:val="22"/>
        </w:rPr>
      </w:r>
      <w:r w:rsidR="007E09AB">
        <w:rPr>
          <w:rFonts w:asciiTheme="minorBidi" w:hAnsiTheme="minorBidi"/>
          <w:sz w:val="22"/>
          <w:szCs w:val="22"/>
        </w:rPr>
        <w:fldChar w:fldCharType="end"/>
      </w:r>
      <w:r w:rsidR="007E09AB">
        <w:rPr>
          <w:rFonts w:asciiTheme="minorBidi" w:hAnsiTheme="minorBidi"/>
          <w:sz w:val="22"/>
          <w:szCs w:val="22"/>
        </w:rPr>
      </w:r>
      <w:r w:rsidR="007E09AB">
        <w:rPr>
          <w:rFonts w:asciiTheme="minorBidi" w:hAnsiTheme="minorBidi"/>
          <w:sz w:val="22"/>
          <w:szCs w:val="22"/>
        </w:rPr>
        <w:fldChar w:fldCharType="separate"/>
      </w:r>
      <w:r w:rsidR="007E09AB">
        <w:rPr>
          <w:rFonts w:asciiTheme="minorBidi" w:hAnsiTheme="minorBidi"/>
          <w:noProof/>
          <w:sz w:val="22"/>
          <w:szCs w:val="22"/>
        </w:rPr>
        <w:t>(15)</w:t>
      </w:r>
      <w:r w:rsidR="007E09AB">
        <w:rPr>
          <w:rFonts w:asciiTheme="minorBidi" w:hAnsiTheme="minorBidi"/>
          <w:sz w:val="22"/>
          <w:szCs w:val="22"/>
        </w:rPr>
        <w:fldChar w:fldCharType="end"/>
      </w:r>
      <w:r w:rsidR="004F537B">
        <w:rPr>
          <w:rFonts w:asciiTheme="minorBidi" w:hAnsiTheme="minorBidi"/>
          <w:sz w:val="22"/>
          <w:szCs w:val="22"/>
        </w:rPr>
        <w:t xml:space="preserve">, and </w:t>
      </w:r>
      <w:r w:rsidR="005065A0">
        <w:rPr>
          <w:rFonts w:asciiTheme="minorBidi" w:hAnsiTheme="minorBidi"/>
          <w:sz w:val="22"/>
          <w:szCs w:val="22"/>
        </w:rPr>
        <w:t xml:space="preserve">varied </w:t>
      </w:r>
      <w:r w:rsidR="008317E4">
        <w:rPr>
          <w:rFonts w:asciiTheme="minorBidi" w:hAnsiTheme="minorBidi"/>
          <w:sz w:val="22"/>
          <w:szCs w:val="22"/>
        </w:rPr>
        <w:t xml:space="preserve">four model parameters </w:t>
      </w:r>
      <w:r w:rsidR="00AA2E8B">
        <w:rPr>
          <w:rFonts w:asciiTheme="minorBidi" w:hAnsiTheme="minorBidi"/>
          <w:sz w:val="22"/>
          <w:szCs w:val="22"/>
        </w:rPr>
        <w:t xml:space="preserve">reflecting the </w:t>
      </w:r>
      <w:r w:rsidR="00D50122">
        <w:rPr>
          <w:rFonts w:asciiTheme="minorBidi" w:hAnsiTheme="minorBidi"/>
          <w:sz w:val="22"/>
          <w:szCs w:val="22"/>
        </w:rPr>
        <w:t xml:space="preserve">hemodynamic reflex </w:t>
      </w:r>
      <w:r w:rsidR="00816CA6">
        <w:rPr>
          <w:rFonts w:asciiTheme="minorBidi" w:hAnsiTheme="minorBidi"/>
          <w:sz w:val="22"/>
          <w:szCs w:val="22"/>
        </w:rPr>
        <w:t>that occur</w:t>
      </w:r>
      <w:r w:rsidR="00545401">
        <w:rPr>
          <w:rFonts w:asciiTheme="minorBidi" w:hAnsiTheme="minorBidi"/>
          <w:sz w:val="22"/>
          <w:szCs w:val="22"/>
        </w:rPr>
        <w:t>s</w:t>
      </w:r>
      <w:r w:rsidR="00816CA6">
        <w:rPr>
          <w:rFonts w:asciiTheme="minorBidi" w:hAnsiTheme="minorBidi"/>
          <w:sz w:val="22"/>
          <w:szCs w:val="22"/>
        </w:rPr>
        <w:t xml:space="preserve"> </w:t>
      </w:r>
      <w:r w:rsidR="00D50122">
        <w:rPr>
          <w:rFonts w:asciiTheme="minorBidi" w:hAnsiTheme="minorBidi"/>
          <w:sz w:val="22"/>
          <w:szCs w:val="22"/>
        </w:rPr>
        <w:t>in response to MI</w:t>
      </w:r>
      <w:r w:rsidR="00BB412F">
        <w:rPr>
          <w:rFonts w:asciiTheme="minorBidi" w:hAnsiTheme="minorBidi"/>
          <w:sz w:val="22"/>
          <w:szCs w:val="22"/>
        </w:rPr>
        <w:t xml:space="preserve">. </w:t>
      </w:r>
      <w:r w:rsidR="00B124BA">
        <w:rPr>
          <w:rFonts w:asciiTheme="minorBidi" w:hAnsiTheme="minorBidi"/>
          <w:sz w:val="22"/>
          <w:szCs w:val="22"/>
        </w:rPr>
        <w:t xml:space="preserve"> </w:t>
      </w:r>
      <w:r w:rsidR="00816CA6">
        <w:rPr>
          <w:rFonts w:asciiTheme="minorBidi" w:hAnsiTheme="minorBidi"/>
          <w:sz w:val="22"/>
          <w:szCs w:val="22"/>
        </w:rPr>
        <w:t xml:space="preserve">They showed the variation in </w:t>
      </w:r>
      <w:r w:rsidR="008E65B8">
        <w:rPr>
          <w:rFonts w:asciiTheme="minorBidi" w:hAnsiTheme="minorBidi"/>
          <w:sz w:val="22"/>
          <w:szCs w:val="22"/>
        </w:rPr>
        <w:t xml:space="preserve">these </w:t>
      </w:r>
      <w:r w:rsidR="005D3BFF">
        <w:rPr>
          <w:rFonts w:asciiTheme="minorBidi" w:hAnsiTheme="minorBidi"/>
          <w:sz w:val="22"/>
          <w:szCs w:val="22"/>
        </w:rPr>
        <w:t>hemodynamic reflex parameters, like heart rate</w:t>
      </w:r>
      <w:r w:rsidR="00E140F4">
        <w:rPr>
          <w:rFonts w:asciiTheme="minorBidi" w:hAnsiTheme="minorBidi"/>
          <w:sz w:val="22"/>
          <w:szCs w:val="22"/>
        </w:rPr>
        <w:t xml:space="preserve"> or systematic vascular resistance</w:t>
      </w:r>
      <w:r w:rsidR="00E8196C">
        <w:rPr>
          <w:rFonts w:asciiTheme="minorBidi" w:hAnsiTheme="minorBidi"/>
          <w:sz w:val="22"/>
          <w:szCs w:val="22"/>
        </w:rPr>
        <w:t xml:space="preserve">, could explain the remodeling variation in patients with MI and consequently can be targeted </w:t>
      </w:r>
      <w:r w:rsidR="00E66BCD">
        <w:rPr>
          <w:rFonts w:asciiTheme="minorBidi" w:hAnsiTheme="minorBidi"/>
          <w:sz w:val="22"/>
          <w:szCs w:val="22"/>
        </w:rPr>
        <w:t xml:space="preserve">for therapies of ventricular remodeling. </w:t>
      </w:r>
      <w:r w:rsidR="00E73314">
        <w:rPr>
          <w:rFonts w:asciiTheme="minorBidi" w:hAnsiTheme="minorBidi"/>
          <w:sz w:val="22"/>
          <w:szCs w:val="22"/>
        </w:rPr>
        <w:t xml:space="preserve">Rondanina </w:t>
      </w:r>
      <w:r w:rsidR="005F30AD">
        <w:rPr>
          <w:rFonts w:asciiTheme="minorBidi" w:hAnsiTheme="minorBidi"/>
          <w:sz w:val="22"/>
          <w:szCs w:val="22"/>
        </w:rPr>
        <w:t xml:space="preserve">and </w:t>
      </w:r>
      <w:r w:rsidR="003A6A7D">
        <w:rPr>
          <w:rFonts w:asciiTheme="minorBidi" w:hAnsiTheme="minorBidi"/>
          <w:sz w:val="22"/>
          <w:szCs w:val="22"/>
        </w:rPr>
        <w:t>Bovende</w:t>
      </w:r>
      <w:r w:rsidR="005F30AD">
        <w:rPr>
          <w:rFonts w:asciiTheme="minorBidi" w:hAnsiTheme="minorBidi"/>
          <w:sz w:val="22"/>
          <w:szCs w:val="22"/>
        </w:rPr>
        <w:t>e</w:t>
      </w:r>
      <w:r w:rsidR="003A6A7D">
        <w:rPr>
          <w:rFonts w:asciiTheme="minorBidi" w:hAnsiTheme="minorBidi"/>
          <w:sz w:val="22"/>
          <w:szCs w:val="22"/>
        </w:rPr>
        <w:t>rd</w:t>
      </w:r>
      <w:r w:rsidR="005F30AD">
        <w:rPr>
          <w:rFonts w:asciiTheme="minorBidi" w:hAnsiTheme="minorBidi"/>
          <w:sz w:val="22"/>
          <w:szCs w:val="22"/>
        </w:rPr>
        <w:t xml:space="preserve"> </w:t>
      </w:r>
      <w:r w:rsidR="005F30AD">
        <w:rPr>
          <w:rFonts w:asciiTheme="minorBidi" w:hAnsiTheme="minorBidi"/>
          <w:sz w:val="22"/>
          <w:szCs w:val="22"/>
        </w:rPr>
        <w:fldChar w:fldCharType="begin"/>
      </w:r>
      <w:r w:rsidR="005F30AD">
        <w:rPr>
          <w:rFonts w:asciiTheme="minorBidi" w:hAnsiTheme="minorBidi"/>
          <w:sz w:val="22"/>
          <w:szCs w:val="22"/>
        </w:rPr>
        <w:instrText xml:space="preserve"> ADDIN EN.CITE &lt;EndNote&gt;&lt;Cite&gt;&lt;Author&gt;Rondanina&lt;/Author&gt;&lt;Year&gt;2020&lt;/Year&gt;&lt;RecNum&gt;69&lt;/RecNum&gt;&lt;DisplayText&gt;(26)&lt;/DisplayText&gt;&lt;record&gt;&lt;rec-number&gt;69&lt;/rec-number&gt;&lt;foreign-keys&gt;&lt;key app="EN" db-id="9rxfwr5p1pszwee29srxx9d1zz9v0vrxtwp0" timestamp="1617208068"&gt;69&lt;/key&gt;&lt;/foreign-keys&gt;&lt;ref-type name="Journal Article"&gt;17&lt;/ref-type&gt;&lt;contributors&gt;&lt;authors&gt;&lt;author&gt;Rondanina, E.&lt;/author&gt;&lt;author&gt;Bovendeerd, P. H. M.&lt;/author&gt;&lt;/authors&gt;&lt;/contributors&gt;&lt;auth-address&gt;Technische Universiteit Eindhoven, PO Box 513, 5600 MB, Eindhoven, The Netherlands. e.rondanina@tue.nl.&amp;#xD;Technische Universiteit Eindhoven, PO Box 513, 5600 MB, Eindhoven, The Netherlands.&lt;/auth-address&gt;&lt;titles&gt;&lt;title&gt;Stimulus-effect relations for left ventricular growth obtained with a simple multi-scale model: the influence of hemodynamic feedback&lt;/title&gt;&lt;secondary-title&gt;Biomech Model Mechanobiol&lt;/secondary-title&gt;&lt;/titles&gt;&lt;periodical&gt;&lt;full-title&gt;Biomech Model Mechanobiol&lt;/full-title&gt;&lt;/periodical&gt;&lt;pages&gt;2111-2126&lt;/pages&gt;&lt;volume&gt;19&lt;/volume&gt;&lt;number&gt;6&lt;/number&gt;&lt;edition&gt;2020/05/03&lt;/edition&gt;&lt;keywords&gt;&lt;keyword&gt;Cardiac growth&lt;/keyword&gt;&lt;keyword&gt;Growth stimuli&lt;/keyword&gt;&lt;keyword&gt;Hemodynamic feedback&lt;/keyword&gt;&lt;keyword&gt;Left ventricle&lt;/keyword&gt;&lt;/keywords&gt;&lt;dates&gt;&lt;year&gt;2020&lt;/year&gt;&lt;pub-dates&gt;&lt;date&gt;Dec&lt;/date&gt;&lt;/pub-dates&gt;&lt;/dates&gt;&lt;isbn&gt;1617-7940 (Electronic)&amp;#xD;1617-7940 (Linking)&lt;/isbn&gt;&lt;accession-num&gt;32358671&lt;/accession-num&gt;&lt;urls&gt;&lt;related-urls&gt;&lt;url&gt;https://www.ncbi.nlm.nih.gov/pubmed/32358671&lt;/url&gt;&lt;/related-urls&gt;&lt;/urls&gt;&lt;custom2&gt;PMC7603455&lt;/custom2&gt;&lt;electronic-resource-num&gt;10.1007/s10237-020-01327-2&lt;/electronic-resource-num&gt;&lt;/record&gt;&lt;/Cite&gt;&lt;/EndNote&gt;</w:instrText>
      </w:r>
      <w:r w:rsidR="005F30AD">
        <w:rPr>
          <w:rFonts w:asciiTheme="minorBidi" w:hAnsiTheme="minorBidi"/>
          <w:sz w:val="22"/>
          <w:szCs w:val="22"/>
        </w:rPr>
        <w:fldChar w:fldCharType="separate"/>
      </w:r>
      <w:r w:rsidR="005F30AD">
        <w:rPr>
          <w:rFonts w:asciiTheme="minorBidi" w:hAnsiTheme="minorBidi"/>
          <w:noProof/>
          <w:sz w:val="22"/>
          <w:szCs w:val="22"/>
        </w:rPr>
        <w:t>(26)</w:t>
      </w:r>
      <w:r w:rsidR="005F30AD">
        <w:rPr>
          <w:rFonts w:asciiTheme="minorBidi" w:hAnsiTheme="minorBidi"/>
          <w:sz w:val="22"/>
          <w:szCs w:val="22"/>
        </w:rPr>
        <w:fldChar w:fldCharType="end"/>
      </w:r>
      <w:r w:rsidR="005F30AD">
        <w:rPr>
          <w:rFonts w:asciiTheme="minorBidi" w:hAnsiTheme="minorBidi"/>
          <w:sz w:val="22"/>
          <w:szCs w:val="22"/>
        </w:rPr>
        <w:t xml:space="preserve"> </w:t>
      </w:r>
      <w:r w:rsidR="00686DF6">
        <w:rPr>
          <w:rFonts w:asciiTheme="minorBidi" w:hAnsiTheme="minorBidi"/>
          <w:sz w:val="22"/>
          <w:szCs w:val="22"/>
        </w:rPr>
        <w:t xml:space="preserve">also </w:t>
      </w:r>
      <w:r w:rsidR="00560765">
        <w:rPr>
          <w:rFonts w:asciiTheme="minorBidi" w:hAnsiTheme="minorBidi"/>
          <w:sz w:val="22"/>
          <w:szCs w:val="22"/>
        </w:rPr>
        <w:t>investigated the importance of hemodynamic feedback on the</w:t>
      </w:r>
      <w:r w:rsidR="002A2FD2">
        <w:rPr>
          <w:rFonts w:asciiTheme="minorBidi" w:hAnsiTheme="minorBidi"/>
          <w:sz w:val="22"/>
          <w:szCs w:val="22"/>
        </w:rPr>
        <w:t xml:space="preserve"> stimulus signal for</w:t>
      </w:r>
      <w:r w:rsidR="00E8113F">
        <w:rPr>
          <w:rFonts w:asciiTheme="minorBidi" w:hAnsiTheme="minorBidi"/>
          <w:sz w:val="22"/>
          <w:szCs w:val="22"/>
        </w:rPr>
        <w:t xml:space="preserve"> the cardiac growth. They</w:t>
      </w:r>
      <w:r w:rsidR="00560765">
        <w:rPr>
          <w:rFonts w:asciiTheme="minorBidi" w:hAnsiTheme="minorBidi"/>
          <w:sz w:val="22"/>
          <w:szCs w:val="22"/>
        </w:rPr>
        <w:t xml:space="preserve"> </w:t>
      </w:r>
      <w:r w:rsidR="00686DF6">
        <w:rPr>
          <w:rFonts w:asciiTheme="minorBidi" w:hAnsiTheme="minorBidi"/>
          <w:sz w:val="22"/>
          <w:szCs w:val="22"/>
        </w:rPr>
        <w:t xml:space="preserve">used a compartmental model of </w:t>
      </w:r>
      <w:r w:rsidR="00BA0E60">
        <w:rPr>
          <w:rFonts w:asciiTheme="minorBidi" w:hAnsiTheme="minorBidi"/>
          <w:sz w:val="22"/>
          <w:szCs w:val="22"/>
        </w:rPr>
        <w:t xml:space="preserve">left ventricle and </w:t>
      </w:r>
      <w:r w:rsidR="00686DF6">
        <w:rPr>
          <w:rFonts w:asciiTheme="minorBidi" w:hAnsiTheme="minorBidi"/>
          <w:sz w:val="22"/>
          <w:szCs w:val="22"/>
        </w:rPr>
        <w:t xml:space="preserve">circulation </w:t>
      </w:r>
      <w:r w:rsidR="009B6C75">
        <w:rPr>
          <w:rFonts w:asciiTheme="minorBidi" w:hAnsiTheme="minorBidi"/>
          <w:sz w:val="22"/>
          <w:szCs w:val="22"/>
        </w:rPr>
        <w:t xml:space="preserve">lumped with a </w:t>
      </w:r>
      <w:r w:rsidR="00686DF6">
        <w:rPr>
          <w:rFonts w:asciiTheme="minorBidi" w:hAnsiTheme="minorBidi"/>
          <w:sz w:val="22"/>
          <w:szCs w:val="22"/>
        </w:rPr>
        <w:t xml:space="preserve">growth </w:t>
      </w:r>
      <w:r w:rsidR="009B6C75">
        <w:rPr>
          <w:rFonts w:asciiTheme="minorBidi" w:hAnsiTheme="minorBidi"/>
          <w:sz w:val="22"/>
          <w:szCs w:val="22"/>
        </w:rPr>
        <w:t xml:space="preserve">model and </w:t>
      </w:r>
      <w:r w:rsidR="00D47B1A">
        <w:rPr>
          <w:rFonts w:asciiTheme="minorBidi" w:hAnsiTheme="minorBidi"/>
          <w:sz w:val="22"/>
          <w:szCs w:val="22"/>
        </w:rPr>
        <w:t xml:space="preserve">a </w:t>
      </w:r>
      <w:r w:rsidR="009B6C75">
        <w:rPr>
          <w:rFonts w:asciiTheme="minorBidi" w:hAnsiTheme="minorBidi"/>
          <w:sz w:val="22"/>
          <w:szCs w:val="22"/>
        </w:rPr>
        <w:t>hemodynamic feedback model</w:t>
      </w:r>
      <w:r w:rsidR="00453431">
        <w:rPr>
          <w:rFonts w:asciiTheme="minorBidi" w:hAnsiTheme="minorBidi"/>
          <w:sz w:val="22"/>
          <w:szCs w:val="22"/>
        </w:rPr>
        <w:t xml:space="preserve"> where t</w:t>
      </w:r>
      <w:r w:rsidR="00887F96">
        <w:rPr>
          <w:rFonts w:asciiTheme="minorBidi" w:hAnsiTheme="minorBidi"/>
          <w:sz w:val="22"/>
          <w:szCs w:val="22"/>
        </w:rPr>
        <w:t xml:space="preserve">he </w:t>
      </w:r>
      <w:r w:rsidR="005A733E">
        <w:rPr>
          <w:rFonts w:asciiTheme="minorBidi" w:hAnsiTheme="minorBidi"/>
          <w:sz w:val="22"/>
          <w:szCs w:val="22"/>
        </w:rPr>
        <w:t xml:space="preserve">cardiac output </w:t>
      </w:r>
      <w:r w:rsidR="00453431">
        <w:rPr>
          <w:rFonts w:asciiTheme="minorBidi" w:hAnsiTheme="minorBidi"/>
          <w:sz w:val="22"/>
          <w:szCs w:val="22"/>
        </w:rPr>
        <w:t xml:space="preserve">and mean arterial pressure were being controlled </w:t>
      </w:r>
      <w:r w:rsidR="00E3041A">
        <w:rPr>
          <w:rFonts w:asciiTheme="minorBidi" w:hAnsiTheme="minorBidi"/>
          <w:sz w:val="22"/>
          <w:szCs w:val="22"/>
        </w:rPr>
        <w:t>by</w:t>
      </w:r>
      <w:r w:rsidR="00453431">
        <w:rPr>
          <w:rFonts w:asciiTheme="minorBidi" w:hAnsiTheme="minorBidi"/>
          <w:sz w:val="22"/>
          <w:szCs w:val="22"/>
        </w:rPr>
        <w:t xml:space="preserve"> regulation of</w:t>
      </w:r>
      <w:r w:rsidR="00E3041A">
        <w:rPr>
          <w:rFonts w:asciiTheme="minorBidi" w:hAnsiTheme="minorBidi"/>
          <w:sz w:val="22"/>
          <w:szCs w:val="22"/>
        </w:rPr>
        <w:t xml:space="preserve"> peripheral resistance and </w:t>
      </w:r>
      <w:r w:rsidR="00334AB6">
        <w:rPr>
          <w:rFonts w:asciiTheme="minorBidi" w:hAnsiTheme="minorBidi"/>
          <w:sz w:val="22"/>
          <w:szCs w:val="22"/>
        </w:rPr>
        <w:t xml:space="preserve">the </w:t>
      </w:r>
      <w:r w:rsidR="00962E51">
        <w:rPr>
          <w:rFonts w:asciiTheme="minorBidi" w:hAnsiTheme="minorBidi"/>
          <w:sz w:val="22"/>
          <w:szCs w:val="22"/>
        </w:rPr>
        <w:t xml:space="preserve">total </w:t>
      </w:r>
      <w:r w:rsidR="00334AB6">
        <w:rPr>
          <w:rFonts w:asciiTheme="minorBidi" w:hAnsiTheme="minorBidi"/>
          <w:sz w:val="22"/>
          <w:szCs w:val="22"/>
        </w:rPr>
        <w:t>stressed blood volume</w:t>
      </w:r>
      <w:r w:rsidR="004234EA">
        <w:rPr>
          <w:rFonts w:asciiTheme="minorBidi" w:hAnsiTheme="minorBidi"/>
          <w:sz w:val="22"/>
          <w:szCs w:val="22"/>
        </w:rPr>
        <w:t>, respectively</w:t>
      </w:r>
      <w:r w:rsidR="00962E51">
        <w:rPr>
          <w:rFonts w:asciiTheme="minorBidi" w:hAnsiTheme="minorBidi"/>
          <w:sz w:val="22"/>
          <w:szCs w:val="22"/>
        </w:rPr>
        <w:t xml:space="preserve">. </w:t>
      </w:r>
    </w:p>
    <w:p w14:paraId="16C8B79B" w14:textId="1769CF4C" w:rsidR="00144A6F" w:rsidRDefault="004222DE" w:rsidP="002112B6">
      <w:pPr>
        <w:spacing w:line="276" w:lineRule="auto"/>
        <w:ind w:firstLine="720"/>
        <w:jc w:val="both"/>
        <w:rPr>
          <w:rFonts w:asciiTheme="minorBidi" w:hAnsiTheme="minorBidi"/>
          <w:sz w:val="22"/>
          <w:szCs w:val="22"/>
        </w:rPr>
      </w:pPr>
      <w:r>
        <w:rPr>
          <w:rFonts w:asciiTheme="minorBidi" w:hAnsiTheme="minorBidi"/>
          <w:sz w:val="22"/>
          <w:szCs w:val="22"/>
        </w:rPr>
        <w:t xml:space="preserve">In addition </w:t>
      </w:r>
      <w:r w:rsidR="00B1269B">
        <w:rPr>
          <w:rFonts w:asciiTheme="minorBidi" w:hAnsiTheme="minorBidi"/>
          <w:sz w:val="22"/>
          <w:szCs w:val="22"/>
        </w:rPr>
        <w:t xml:space="preserve">to </w:t>
      </w:r>
      <w:r w:rsidR="00B40798">
        <w:rPr>
          <w:rFonts w:asciiTheme="minorBidi" w:hAnsiTheme="minorBidi"/>
          <w:sz w:val="22"/>
          <w:szCs w:val="22"/>
        </w:rPr>
        <w:t xml:space="preserve">simple </w:t>
      </w:r>
      <w:r w:rsidR="00B1269B">
        <w:rPr>
          <w:rFonts w:asciiTheme="minorBidi" w:hAnsiTheme="minorBidi"/>
          <w:sz w:val="22"/>
          <w:szCs w:val="22"/>
        </w:rPr>
        <w:t>compartmental</w:t>
      </w:r>
      <w:r w:rsidR="00B40798">
        <w:rPr>
          <w:rFonts w:asciiTheme="minorBidi" w:hAnsiTheme="minorBidi"/>
          <w:sz w:val="22"/>
          <w:szCs w:val="22"/>
        </w:rPr>
        <w:t xml:space="preserve"> models</w:t>
      </w:r>
      <w:r w:rsidR="00B1269B">
        <w:rPr>
          <w:rFonts w:asciiTheme="minorBidi" w:hAnsiTheme="minorBidi"/>
          <w:sz w:val="22"/>
          <w:szCs w:val="22"/>
        </w:rPr>
        <w:t>,</w:t>
      </w:r>
      <w:r w:rsidR="00DF0716">
        <w:rPr>
          <w:rFonts w:asciiTheme="minorBidi" w:hAnsiTheme="minorBidi"/>
          <w:sz w:val="22"/>
          <w:szCs w:val="22"/>
        </w:rPr>
        <w:t xml:space="preserve"> </w:t>
      </w:r>
      <w:r w:rsidR="00DA665A">
        <w:rPr>
          <w:rFonts w:asciiTheme="minorBidi" w:hAnsiTheme="minorBidi"/>
          <w:sz w:val="22"/>
          <w:szCs w:val="22"/>
        </w:rPr>
        <w:t>finite element</w:t>
      </w:r>
      <w:r w:rsidR="00C50E6C">
        <w:rPr>
          <w:rFonts w:asciiTheme="minorBidi" w:hAnsiTheme="minorBidi"/>
          <w:sz w:val="22"/>
          <w:szCs w:val="22"/>
        </w:rPr>
        <w:t xml:space="preserve"> (FE)</w:t>
      </w:r>
      <w:r w:rsidR="00DA665A">
        <w:rPr>
          <w:rFonts w:asciiTheme="minorBidi" w:hAnsiTheme="minorBidi"/>
          <w:sz w:val="22"/>
          <w:szCs w:val="22"/>
        </w:rPr>
        <w:t xml:space="preserve"> models of the heart have done an excellent job in better understanding of the </w:t>
      </w:r>
      <w:r w:rsidR="00A33495">
        <w:rPr>
          <w:rFonts w:asciiTheme="minorBidi" w:hAnsiTheme="minorBidi"/>
          <w:sz w:val="22"/>
          <w:szCs w:val="22"/>
        </w:rPr>
        <w:t xml:space="preserve">mechanics of cardiac growth and remodeling. </w:t>
      </w:r>
      <w:r w:rsidR="00B71B53">
        <w:rPr>
          <w:rFonts w:asciiTheme="minorBidi" w:hAnsiTheme="minorBidi"/>
          <w:sz w:val="22"/>
          <w:szCs w:val="22"/>
        </w:rPr>
        <w:t xml:space="preserve">Theory of </w:t>
      </w:r>
      <w:r w:rsidR="00E34E81">
        <w:rPr>
          <w:rFonts w:asciiTheme="minorBidi" w:hAnsiTheme="minorBidi"/>
          <w:sz w:val="22"/>
          <w:szCs w:val="22"/>
        </w:rPr>
        <w:t xml:space="preserve">“kinematic growth” is one of the </w:t>
      </w:r>
      <w:r w:rsidR="0078188D">
        <w:rPr>
          <w:rFonts w:asciiTheme="minorBidi" w:hAnsiTheme="minorBidi"/>
          <w:sz w:val="22"/>
          <w:szCs w:val="22"/>
        </w:rPr>
        <w:t>most common</w:t>
      </w:r>
      <w:r w:rsidR="00E34E81">
        <w:rPr>
          <w:rFonts w:asciiTheme="minorBidi" w:hAnsiTheme="minorBidi"/>
          <w:sz w:val="22"/>
          <w:szCs w:val="22"/>
        </w:rPr>
        <w:t xml:space="preserve"> </w:t>
      </w:r>
      <w:r w:rsidR="00A33495">
        <w:rPr>
          <w:rFonts w:asciiTheme="minorBidi" w:hAnsiTheme="minorBidi"/>
          <w:sz w:val="22"/>
          <w:szCs w:val="22"/>
        </w:rPr>
        <w:t xml:space="preserve">approach in capturing cardiac growth and remodeling </w:t>
      </w:r>
      <w:r w:rsidR="002008E9">
        <w:rPr>
          <w:rFonts w:asciiTheme="minorBidi" w:hAnsiTheme="minorBidi"/>
          <w:sz w:val="22"/>
          <w:szCs w:val="22"/>
        </w:rPr>
        <w:t xml:space="preserve">which is mainly used </w:t>
      </w:r>
      <w:r w:rsidR="00A35BF6">
        <w:rPr>
          <w:rFonts w:asciiTheme="minorBidi" w:hAnsiTheme="minorBidi"/>
          <w:sz w:val="22"/>
          <w:szCs w:val="22"/>
        </w:rPr>
        <w:t>in</w:t>
      </w:r>
      <w:r w:rsidR="002008E9">
        <w:rPr>
          <w:rFonts w:asciiTheme="minorBidi" w:hAnsiTheme="minorBidi"/>
          <w:sz w:val="22"/>
          <w:szCs w:val="22"/>
        </w:rPr>
        <w:t xml:space="preserve"> </w:t>
      </w:r>
      <w:r w:rsidR="007F61F9">
        <w:rPr>
          <w:rFonts w:asciiTheme="minorBidi" w:hAnsiTheme="minorBidi"/>
          <w:sz w:val="22"/>
          <w:szCs w:val="22"/>
        </w:rPr>
        <w:t xml:space="preserve">FE modeling. </w:t>
      </w:r>
      <w:r w:rsidR="002008E9">
        <w:rPr>
          <w:rFonts w:asciiTheme="minorBidi" w:hAnsiTheme="minorBidi"/>
          <w:sz w:val="22"/>
          <w:szCs w:val="22"/>
        </w:rPr>
        <w:t xml:space="preserve"> </w:t>
      </w:r>
      <w:r w:rsidR="007F61F9">
        <w:rPr>
          <w:rFonts w:asciiTheme="minorBidi" w:hAnsiTheme="minorBidi"/>
          <w:sz w:val="22"/>
          <w:szCs w:val="22"/>
        </w:rPr>
        <w:t>Based on this theory</w:t>
      </w:r>
      <w:r w:rsidR="006F1EA5">
        <w:rPr>
          <w:rFonts w:asciiTheme="minorBidi" w:hAnsiTheme="minorBidi"/>
          <w:sz w:val="22"/>
          <w:szCs w:val="22"/>
        </w:rPr>
        <w:t>,</w:t>
      </w:r>
      <w:r w:rsidR="00C74EE2">
        <w:rPr>
          <w:rFonts w:asciiTheme="minorBidi" w:hAnsiTheme="minorBidi"/>
          <w:sz w:val="22"/>
          <w:szCs w:val="22"/>
        </w:rPr>
        <w:t xml:space="preserve"> that was initially proposed by </w:t>
      </w:r>
      <w:r w:rsidR="00B7743C" w:rsidRPr="00B7743C">
        <w:rPr>
          <w:rFonts w:asciiTheme="minorBidi" w:hAnsiTheme="minorBidi"/>
          <w:sz w:val="22"/>
          <w:szCs w:val="22"/>
        </w:rPr>
        <w:t>Rodriguez et al</w:t>
      </w:r>
      <w:r w:rsidR="00B7743C">
        <w:rPr>
          <w:rFonts w:asciiTheme="minorBidi" w:hAnsiTheme="minorBidi"/>
          <w:sz w:val="22"/>
          <w:szCs w:val="22"/>
        </w:rPr>
        <w:t>.</w:t>
      </w:r>
      <w:r w:rsidR="00D070AA">
        <w:rPr>
          <w:rFonts w:asciiTheme="minorBidi" w:hAnsiTheme="minorBidi"/>
          <w:sz w:val="22"/>
          <w:szCs w:val="22"/>
        </w:rPr>
        <w:t xml:space="preserve"> </w:t>
      </w:r>
      <w:r w:rsidR="004C3E2F">
        <w:rPr>
          <w:rFonts w:asciiTheme="minorBidi" w:hAnsiTheme="minorBidi"/>
          <w:sz w:val="22"/>
          <w:szCs w:val="22"/>
        </w:rPr>
        <w:fldChar w:fldCharType="begin"/>
      </w:r>
      <w:r w:rsidR="004C3E2F">
        <w:rPr>
          <w:rFonts w:asciiTheme="minorBidi" w:hAnsiTheme="minorBidi"/>
          <w:sz w:val="22"/>
          <w:szCs w:val="22"/>
        </w:rPr>
        <w:instrText xml:space="preserve"> ADDIN EN.CITE &lt;EndNote&gt;&lt;Cite&gt;&lt;Author&gt;Rodriguez&lt;/Author&gt;&lt;Year&gt;1994&lt;/Year&gt;&lt;RecNum&gt;70&lt;/RecNum&gt;&lt;DisplayText&gt;(6)&lt;/DisplayText&gt;&lt;record&gt;&lt;rec-number&gt;70&lt;/rec-number&gt;&lt;foreign-keys&gt;&lt;key app="EN" db-id="9rxfwr5p1pszwee29srxx9d1zz9v0vrxtwp0" timestamp="1617238013"&gt;70&lt;/key&gt;&lt;/foreign-keys&gt;&lt;ref-type name="Journal Article"&gt;17&lt;/ref-type&gt;&lt;contributors&gt;&lt;authors&gt;&lt;author&gt;Rodriguez, E. K.&lt;/author&gt;&lt;author&gt;Hoger, A.&lt;/author&gt;&lt;author&gt;McCulloch, A. D.&lt;/author&gt;&lt;/authors&gt;&lt;/contributors&gt;&lt;auth-address&gt;Institute for Biomedical Engineering, University of California, San Diego, La Jolla 92093-0412.&lt;/auth-address&gt;&lt;titles&gt;&lt;title&gt;Stress-dependent finite growth in soft elastic tissues&lt;/title&gt;&lt;secondary-title&gt;J Biomech&lt;/secondary-title&gt;&lt;/titles&gt;&lt;periodical&gt;&lt;full-title&gt;J Biomech&lt;/full-title&gt;&lt;/periodical&gt;&lt;pages&gt;455-67&lt;/pages&gt;&lt;volume&gt;27&lt;/volume&gt;&lt;number&gt;4&lt;/number&gt;&lt;edition&gt;1994/04/01&lt;/edition&gt;&lt;keywords&gt;&lt;keyword&gt;Bone Development/physiology&lt;/keyword&gt;&lt;keyword&gt;Bone and Bones/anatomy &amp;amp; histology/physiology&lt;/keyword&gt;&lt;keyword&gt;Elastic Tissue/anatomy &amp;amp; histology/*growth &amp;amp; development/*physiology&lt;/keyword&gt;&lt;keyword&gt;Elasticity&lt;/keyword&gt;&lt;keyword&gt;Heart/growth &amp;amp; development/physiology&lt;/keyword&gt;&lt;keyword&gt;Humans&lt;/keyword&gt;&lt;keyword&gt;Hypertrophy&lt;/keyword&gt;&lt;keyword&gt;Hypertrophy, Left Ventricular/pathology/physiopathology&lt;/keyword&gt;&lt;keyword&gt;Mathematics&lt;/keyword&gt;&lt;keyword&gt;*Models, Biological&lt;/keyword&gt;&lt;keyword&gt;Stress, Mechanical&lt;/keyword&gt;&lt;/keywords&gt;&lt;dates&gt;&lt;year&gt;1994&lt;/year&gt;&lt;pub-dates&gt;&lt;date&gt;Apr&lt;/date&gt;&lt;/pub-dates&gt;&lt;/dates&gt;&lt;isbn&gt;0021-9290 (Print)&amp;#xD;0021-9290 (Linking)&lt;/isbn&gt;&lt;accession-num&gt;8188726&lt;/accession-num&gt;&lt;urls&gt;&lt;related-urls&gt;&lt;url&gt;https://www.ncbi.nlm.nih.gov/pubmed/8188726&lt;/url&gt;&lt;/related-urls&gt;&lt;/urls&gt;&lt;electronic-resource-num&gt;10.1016/0021-9290(94)90021-3&lt;/electronic-resource-num&gt;&lt;/record&gt;&lt;/Cite&gt;&lt;/EndNote&gt;</w:instrText>
      </w:r>
      <w:r w:rsidR="004C3E2F">
        <w:rPr>
          <w:rFonts w:asciiTheme="minorBidi" w:hAnsiTheme="minorBidi"/>
          <w:sz w:val="22"/>
          <w:szCs w:val="22"/>
        </w:rPr>
        <w:fldChar w:fldCharType="separate"/>
      </w:r>
      <w:r w:rsidR="004C3E2F">
        <w:rPr>
          <w:rFonts w:asciiTheme="minorBidi" w:hAnsiTheme="minorBidi"/>
          <w:noProof/>
          <w:sz w:val="22"/>
          <w:szCs w:val="22"/>
        </w:rPr>
        <w:t>(6)</w:t>
      </w:r>
      <w:r w:rsidR="004C3E2F">
        <w:rPr>
          <w:rFonts w:asciiTheme="minorBidi" w:hAnsiTheme="minorBidi"/>
          <w:sz w:val="22"/>
          <w:szCs w:val="22"/>
        </w:rPr>
        <w:fldChar w:fldCharType="end"/>
      </w:r>
      <w:r w:rsidR="00C74EE2">
        <w:rPr>
          <w:rFonts w:asciiTheme="minorBidi" w:hAnsiTheme="minorBidi"/>
          <w:sz w:val="22"/>
          <w:szCs w:val="22"/>
        </w:rPr>
        <w:t xml:space="preserve"> </w:t>
      </w:r>
      <w:r w:rsidR="007F61F9">
        <w:rPr>
          <w:rFonts w:asciiTheme="minorBidi" w:hAnsiTheme="minorBidi"/>
          <w:sz w:val="22"/>
          <w:szCs w:val="22"/>
        </w:rPr>
        <w:t xml:space="preserve">, the volumetric </w:t>
      </w:r>
      <w:r w:rsidR="007B7229">
        <w:rPr>
          <w:rFonts w:asciiTheme="minorBidi" w:hAnsiTheme="minorBidi"/>
          <w:sz w:val="22"/>
          <w:szCs w:val="22"/>
        </w:rPr>
        <w:t>growth of the ventricle is defined on the concept of continu</w:t>
      </w:r>
      <w:r w:rsidR="00ED2B16">
        <w:rPr>
          <w:rFonts w:asciiTheme="minorBidi" w:hAnsiTheme="minorBidi"/>
          <w:sz w:val="22"/>
          <w:szCs w:val="22"/>
        </w:rPr>
        <w:t>u</w:t>
      </w:r>
      <w:r w:rsidR="00DE7ED7">
        <w:rPr>
          <w:rFonts w:asciiTheme="minorBidi" w:hAnsiTheme="minorBidi"/>
          <w:sz w:val="22"/>
          <w:szCs w:val="22"/>
        </w:rPr>
        <w:t>m</w:t>
      </w:r>
      <w:r w:rsidR="007B7229">
        <w:rPr>
          <w:rFonts w:asciiTheme="minorBidi" w:hAnsiTheme="minorBidi"/>
          <w:sz w:val="22"/>
          <w:szCs w:val="22"/>
        </w:rPr>
        <w:t xml:space="preserve"> of mechani</w:t>
      </w:r>
      <w:r w:rsidR="00DE7ED7">
        <w:rPr>
          <w:rFonts w:asciiTheme="minorBidi" w:hAnsiTheme="minorBidi"/>
          <w:sz w:val="22"/>
          <w:szCs w:val="22"/>
        </w:rPr>
        <w:t>c</w:t>
      </w:r>
      <w:r w:rsidR="007B7229">
        <w:rPr>
          <w:rFonts w:asciiTheme="minorBidi" w:hAnsiTheme="minorBidi"/>
          <w:sz w:val="22"/>
          <w:szCs w:val="22"/>
        </w:rPr>
        <w:t xml:space="preserve">s where the </w:t>
      </w:r>
      <w:r w:rsidR="00ED2B16">
        <w:rPr>
          <w:rFonts w:asciiTheme="minorBidi" w:hAnsiTheme="minorBidi"/>
          <w:sz w:val="22"/>
          <w:szCs w:val="22"/>
        </w:rPr>
        <w:t xml:space="preserve">total deformation gradient is decomposed into plastic and elastic components. </w:t>
      </w:r>
      <w:r w:rsidR="001259F7">
        <w:rPr>
          <w:rFonts w:asciiTheme="minorBidi" w:hAnsiTheme="minorBidi"/>
          <w:sz w:val="22"/>
          <w:szCs w:val="22"/>
        </w:rPr>
        <w:t xml:space="preserve">Three main advantages of </w:t>
      </w:r>
      <w:r w:rsidR="00485198">
        <w:rPr>
          <w:rFonts w:asciiTheme="minorBidi" w:hAnsiTheme="minorBidi"/>
          <w:sz w:val="22"/>
          <w:szCs w:val="22"/>
        </w:rPr>
        <w:t>FE models can be summarized as: 1) I</w:t>
      </w:r>
      <w:r w:rsidR="0069080D">
        <w:rPr>
          <w:rFonts w:asciiTheme="minorBidi" w:hAnsiTheme="minorBidi"/>
          <w:sz w:val="22"/>
          <w:szCs w:val="22"/>
        </w:rPr>
        <w:t>ts</w:t>
      </w:r>
      <w:r w:rsidR="00E93B64">
        <w:rPr>
          <w:rFonts w:asciiTheme="minorBidi" w:hAnsiTheme="minorBidi"/>
          <w:sz w:val="22"/>
          <w:szCs w:val="22"/>
        </w:rPr>
        <w:t xml:space="preserve"> </w:t>
      </w:r>
      <w:r w:rsidR="006273A0">
        <w:rPr>
          <w:rFonts w:asciiTheme="minorBidi" w:hAnsiTheme="minorBidi"/>
          <w:sz w:val="22"/>
          <w:szCs w:val="22"/>
        </w:rPr>
        <w:t>patient-</w:t>
      </w:r>
      <w:r w:rsidR="00E93B64">
        <w:rPr>
          <w:rFonts w:asciiTheme="minorBidi" w:hAnsiTheme="minorBidi"/>
          <w:sz w:val="22"/>
          <w:szCs w:val="22"/>
        </w:rPr>
        <w:t xml:space="preserve">specific geometry of the heart </w:t>
      </w:r>
      <w:r w:rsidR="007624C7">
        <w:rPr>
          <w:rFonts w:asciiTheme="minorBidi" w:hAnsiTheme="minorBidi"/>
          <w:sz w:val="22"/>
          <w:szCs w:val="22"/>
        </w:rPr>
        <w:t xml:space="preserve">that </w:t>
      </w:r>
      <w:r w:rsidR="006273A0">
        <w:rPr>
          <w:rFonts w:asciiTheme="minorBidi" w:hAnsiTheme="minorBidi"/>
          <w:sz w:val="22"/>
          <w:szCs w:val="22"/>
        </w:rPr>
        <w:t>is mainly acquired from MRI imaging</w:t>
      </w:r>
      <w:r w:rsidR="008E60B4">
        <w:rPr>
          <w:rFonts w:asciiTheme="minorBidi" w:hAnsiTheme="minorBidi"/>
          <w:sz w:val="22"/>
          <w:szCs w:val="22"/>
        </w:rPr>
        <w:t xml:space="preserve"> </w:t>
      </w:r>
      <w:r w:rsidR="008E60B4">
        <w:rPr>
          <w:rFonts w:asciiTheme="minorBidi" w:hAnsiTheme="minorBidi"/>
          <w:sz w:val="22"/>
          <w:szCs w:val="22"/>
        </w:rPr>
        <w:fldChar w:fldCharType="begin">
          <w:fldData xml:space="preserve">PEVuZE5vdGU+PENpdGU+PEF1dGhvcj5DYXJyaWNrPC9BdXRob3I+PFllYXI+MjAxMjwvWWVhcj48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==
</w:fldData>
        </w:fldChar>
      </w:r>
      <w:r w:rsidR="00A5370C">
        <w:rPr>
          <w:rFonts w:asciiTheme="minorBidi" w:hAnsiTheme="minorBidi"/>
          <w:sz w:val="22"/>
          <w:szCs w:val="22"/>
        </w:rPr>
        <w:instrText xml:space="preserve"> ADDIN EN.CITE </w:instrText>
      </w:r>
      <w:r w:rsidR="00A5370C">
        <w:rPr>
          <w:rFonts w:asciiTheme="minorBidi" w:hAnsiTheme="minorBidi"/>
          <w:sz w:val="22"/>
          <w:szCs w:val="22"/>
        </w:rPr>
        <w:fldChar w:fldCharType="begin">
          <w:fldData xml:space="preserve">PEVuZE5vdGU+PENpdGU+PEF1dGhvcj5DYXJyaWNrPC9BdXRob3I+PFllYXI+MjAxMjwvWWVhcj48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==
</w:fldData>
        </w:fldChar>
      </w:r>
      <w:r w:rsidR="00A5370C">
        <w:rPr>
          <w:rFonts w:asciiTheme="minorBidi" w:hAnsiTheme="minorBidi"/>
          <w:sz w:val="22"/>
          <w:szCs w:val="22"/>
        </w:rPr>
        <w:instrText xml:space="preserve"> ADDIN EN.CITE.DATA </w:instrText>
      </w:r>
      <w:r w:rsidR="00A5370C">
        <w:rPr>
          <w:rFonts w:asciiTheme="minorBidi" w:hAnsiTheme="minorBidi"/>
          <w:sz w:val="22"/>
          <w:szCs w:val="22"/>
        </w:rPr>
      </w:r>
      <w:r w:rsidR="00A5370C">
        <w:rPr>
          <w:rFonts w:asciiTheme="minorBidi" w:hAnsiTheme="minorBidi"/>
          <w:sz w:val="22"/>
          <w:szCs w:val="22"/>
        </w:rPr>
        <w:fldChar w:fldCharType="end"/>
      </w:r>
      <w:r w:rsidR="008E60B4">
        <w:rPr>
          <w:rFonts w:asciiTheme="minorBidi" w:hAnsiTheme="minorBidi"/>
          <w:sz w:val="22"/>
          <w:szCs w:val="22"/>
        </w:rPr>
      </w:r>
      <w:r w:rsidR="008E60B4">
        <w:rPr>
          <w:rFonts w:asciiTheme="minorBidi" w:hAnsiTheme="minorBidi"/>
          <w:sz w:val="22"/>
          <w:szCs w:val="22"/>
        </w:rPr>
        <w:fldChar w:fldCharType="separate"/>
      </w:r>
      <w:r w:rsidR="00A5370C">
        <w:rPr>
          <w:rFonts w:asciiTheme="minorBidi" w:hAnsiTheme="minorBidi"/>
          <w:noProof/>
          <w:sz w:val="22"/>
          <w:szCs w:val="22"/>
        </w:rPr>
        <w:t>(63)</w:t>
      </w:r>
      <w:r w:rsidR="008E60B4">
        <w:rPr>
          <w:rFonts w:asciiTheme="minorBidi" w:hAnsiTheme="minorBidi"/>
          <w:sz w:val="22"/>
          <w:szCs w:val="22"/>
        </w:rPr>
        <w:fldChar w:fldCharType="end"/>
      </w:r>
      <w:r w:rsidR="002E6B7F">
        <w:rPr>
          <w:rFonts w:asciiTheme="minorBidi" w:hAnsiTheme="minorBidi"/>
          <w:sz w:val="22"/>
          <w:szCs w:val="22"/>
        </w:rPr>
        <w:t>,</w:t>
      </w:r>
      <w:r w:rsidR="006273A0">
        <w:rPr>
          <w:rFonts w:asciiTheme="minorBidi" w:hAnsiTheme="minorBidi"/>
          <w:sz w:val="22"/>
          <w:szCs w:val="22"/>
        </w:rPr>
        <w:t xml:space="preserve"> </w:t>
      </w:r>
      <w:r w:rsidR="00485198">
        <w:rPr>
          <w:rFonts w:asciiTheme="minorBidi" w:hAnsiTheme="minorBidi"/>
          <w:sz w:val="22"/>
          <w:szCs w:val="22"/>
        </w:rPr>
        <w:t xml:space="preserve">2) </w:t>
      </w:r>
      <w:r w:rsidR="002E6B7F">
        <w:rPr>
          <w:rFonts w:asciiTheme="minorBidi" w:hAnsiTheme="minorBidi"/>
          <w:sz w:val="22"/>
          <w:szCs w:val="22"/>
        </w:rPr>
        <w:t>I</w:t>
      </w:r>
      <w:r w:rsidR="00C673E7">
        <w:rPr>
          <w:rFonts w:asciiTheme="minorBidi" w:hAnsiTheme="minorBidi"/>
          <w:sz w:val="22"/>
          <w:szCs w:val="22"/>
        </w:rPr>
        <w:t xml:space="preserve">ts ability in capturing the </w:t>
      </w:r>
      <w:r w:rsidR="00C0120A">
        <w:rPr>
          <w:rFonts w:asciiTheme="minorBidi" w:hAnsiTheme="minorBidi"/>
          <w:sz w:val="22"/>
          <w:szCs w:val="22"/>
        </w:rPr>
        <w:t xml:space="preserve">cardiac torsion at </w:t>
      </w:r>
      <w:r w:rsidR="002E6B7F">
        <w:rPr>
          <w:rFonts w:asciiTheme="minorBidi" w:hAnsiTheme="minorBidi"/>
          <w:sz w:val="22"/>
          <w:szCs w:val="22"/>
        </w:rPr>
        <w:t xml:space="preserve">the </w:t>
      </w:r>
      <w:r w:rsidR="00C0120A">
        <w:rPr>
          <w:rFonts w:asciiTheme="minorBidi" w:hAnsiTheme="minorBidi"/>
          <w:sz w:val="22"/>
          <w:szCs w:val="22"/>
        </w:rPr>
        <w:t xml:space="preserve">time of </w:t>
      </w:r>
      <w:r w:rsidR="002E6B7F">
        <w:rPr>
          <w:rFonts w:asciiTheme="minorBidi" w:hAnsiTheme="minorBidi"/>
          <w:sz w:val="22"/>
          <w:szCs w:val="22"/>
        </w:rPr>
        <w:t xml:space="preserve">heart </w:t>
      </w:r>
      <w:r w:rsidR="00C0120A">
        <w:rPr>
          <w:rFonts w:asciiTheme="minorBidi" w:hAnsiTheme="minorBidi"/>
          <w:sz w:val="22"/>
          <w:szCs w:val="22"/>
        </w:rPr>
        <w:t>contraction</w:t>
      </w:r>
      <w:r w:rsidR="006B4ED9">
        <w:rPr>
          <w:rFonts w:asciiTheme="minorBidi" w:hAnsiTheme="minorBidi"/>
          <w:sz w:val="22"/>
          <w:szCs w:val="22"/>
        </w:rPr>
        <w:t xml:space="preserve"> </w:t>
      </w:r>
      <w:r w:rsidR="00780FBB">
        <w:rPr>
          <w:rFonts w:asciiTheme="minorBidi" w:hAnsiTheme="minorBidi"/>
          <w:sz w:val="22"/>
          <w:szCs w:val="22"/>
        </w:rPr>
        <w:fldChar w:fldCharType="begin"/>
      </w:r>
      <w:r w:rsidR="00A5370C">
        <w:rPr>
          <w:rFonts w:asciiTheme="minorBidi" w:hAnsiTheme="minorBidi"/>
          <w:sz w:val="22"/>
          <w:szCs w:val="22"/>
        </w:rPr>
        <w:instrText xml:space="preserve"> ADDIN EN.CITE &lt;EndNote&gt;&lt;Cite&gt;&lt;Author&gt;Russel&lt;/Author&gt;&lt;Year&gt;2009&lt;/Year&gt;&lt;RecNum&gt;71&lt;/RecNum&gt;&lt;DisplayText&gt;(64)&lt;/DisplayText&gt;&lt;record&gt;&lt;rec-number&gt;71&lt;/rec-number&gt;&lt;foreign-keys&gt;&lt;key app="EN" db-id="9rxfwr5p1pszwee29srxx9d1zz9v0vrxtwp0" timestamp="1617280351"&gt;71&lt;/key&gt;&lt;/foreign-keys&gt;&lt;ref-type name="Journal Article"&gt;17&lt;/ref-type&gt;&lt;contributors&gt;&lt;authors&gt;&lt;author&gt;Russel, I. K.&lt;/author&gt;&lt;author&gt;Gotte, M. J.&lt;/author&gt;&lt;author&gt;Bronzwaer, J. G.&lt;/author&gt;&lt;author&gt;Knaapen, P.&lt;/author&gt;&lt;author&gt;Paulus, W. J.&lt;/author&gt;&lt;author&gt;van Rossum, A. C.&lt;/author&gt;&lt;/authors&gt;&lt;/contributors&gt;&lt;auth-address&gt;Department of Physics and Medical Technology, VU University Medical Center, Amsterdam, the Netherlands. i.russel@vumc.nl&lt;/auth-address&gt;&lt;titles&gt;&lt;title&gt;Left ventricular torsion: an expanding role in the analysis of myocardial dysfunction&lt;/title&gt;&lt;secondary-title&gt;JACC Cardiovasc Imaging&lt;/secondary-title&gt;&lt;/titles&gt;&lt;periodical&gt;&lt;full-title&gt;JACC Cardiovasc Imaging&lt;/full-title&gt;&lt;/periodical&gt;&lt;pages&gt;648-55&lt;/pages&gt;&lt;volume&gt;2&lt;/volume&gt;&lt;number&gt;5&lt;/number&gt;&lt;edition&gt;2009/05/16&lt;/edition&gt;&lt;keywords&gt;&lt;keyword&gt;Animals&lt;/keyword&gt;&lt;keyword&gt;Echocardiography&lt;/keyword&gt;&lt;keyword&gt;Heart Diseases/pathology/*physiopathology&lt;/keyword&gt;&lt;keyword&gt;Heart Ventricles/pathology/physiopathology&lt;/keyword&gt;&lt;keyword&gt;Humans&lt;/keyword&gt;&lt;keyword&gt;Magnetic Resonance Imaging&lt;/keyword&gt;&lt;keyword&gt;Models, Cardiovascular&lt;/keyword&gt;&lt;keyword&gt;*Myocardial Contraction&lt;/keyword&gt;&lt;keyword&gt;Myocardium/*pathology&lt;/keyword&gt;&lt;keyword&gt;*Torsion, Mechanical&lt;/keyword&gt;&lt;keyword&gt;*Ventricular Function, Left&lt;/keyword&gt;&lt;/keywords&gt;&lt;dates&gt;&lt;year&gt;2009&lt;/year&gt;&lt;pub-dates&gt;&lt;date&gt;May&lt;/date&gt;&lt;/pub-dates&gt;&lt;/dates&gt;&lt;isbn&gt;1876-7591 (Electronic)&amp;#xD;1876-7591 (Linking)&lt;/isbn&gt;&lt;accession-num&gt;19442954&lt;/accession-num&gt;&lt;urls&gt;&lt;related-urls&gt;&lt;url&gt;https://www.ncbi.nlm.nih.gov/pubmed/19442954&lt;/url&gt;&lt;/related-urls&gt;&lt;/urls&gt;&lt;electronic-resource-num&gt;10.1016/j.jcmg.2009.03.001&lt;/electronic-resource-num&gt;&lt;/record&gt;&lt;/Cite&gt;&lt;/EndNote&gt;</w:instrText>
      </w:r>
      <w:r w:rsidR="00780FBB">
        <w:rPr>
          <w:rFonts w:asciiTheme="minorBidi" w:hAnsiTheme="minorBidi"/>
          <w:sz w:val="22"/>
          <w:szCs w:val="22"/>
        </w:rPr>
        <w:fldChar w:fldCharType="separate"/>
      </w:r>
      <w:r w:rsidR="00A5370C">
        <w:rPr>
          <w:rFonts w:asciiTheme="minorBidi" w:hAnsiTheme="minorBidi"/>
          <w:noProof/>
          <w:sz w:val="22"/>
          <w:szCs w:val="22"/>
        </w:rPr>
        <w:t>(64)</w:t>
      </w:r>
      <w:r w:rsidR="00780FBB">
        <w:rPr>
          <w:rFonts w:asciiTheme="minorBidi" w:hAnsiTheme="minorBidi"/>
          <w:sz w:val="22"/>
          <w:szCs w:val="22"/>
        </w:rPr>
        <w:fldChar w:fldCharType="end"/>
      </w:r>
      <w:r w:rsidR="002E6B7F">
        <w:rPr>
          <w:rFonts w:asciiTheme="minorBidi" w:hAnsiTheme="minorBidi"/>
          <w:sz w:val="22"/>
          <w:szCs w:val="22"/>
        </w:rPr>
        <w:t xml:space="preserve">, and 3) </w:t>
      </w:r>
      <w:r w:rsidR="00DA1A7E">
        <w:rPr>
          <w:rFonts w:asciiTheme="minorBidi" w:hAnsiTheme="minorBidi"/>
          <w:sz w:val="22"/>
          <w:szCs w:val="22"/>
        </w:rPr>
        <w:t>I</w:t>
      </w:r>
      <w:r w:rsidR="00076FC1">
        <w:rPr>
          <w:rFonts w:asciiTheme="minorBidi" w:hAnsiTheme="minorBidi"/>
          <w:sz w:val="22"/>
          <w:szCs w:val="22"/>
        </w:rPr>
        <w:t xml:space="preserve">ncorporating </w:t>
      </w:r>
      <w:r w:rsidR="0075445F">
        <w:rPr>
          <w:rFonts w:asciiTheme="minorBidi" w:hAnsiTheme="minorBidi"/>
          <w:sz w:val="22"/>
          <w:szCs w:val="22"/>
        </w:rPr>
        <w:t xml:space="preserve">base to apex </w:t>
      </w:r>
      <w:r w:rsidR="001106B1">
        <w:rPr>
          <w:rFonts w:asciiTheme="minorBidi" w:hAnsiTheme="minorBidi"/>
          <w:sz w:val="22"/>
          <w:szCs w:val="22"/>
        </w:rPr>
        <w:t xml:space="preserve">or transmural </w:t>
      </w:r>
      <w:r w:rsidR="0075445F">
        <w:rPr>
          <w:rFonts w:asciiTheme="minorBidi" w:hAnsiTheme="minorBidi"/>
          <w:sz w:val="22"/>
          <w:szCs w:val="22"/>
        </w:rPr>
        <w:t>variation</w:t>
      </w:r>
      <w:r w:rsidR="00076FC1">
        <w:rPr>
          <w:rFonts w:asciiTheme="minorBidi" w:hAnsiTheme="minorBidi"/>
          <w:sz w:val="22"/>
          <w:szCs w:val="22"/>
        </w:rPr>
        <w:t xml:space="preserve"> in </w:t>
      </w:r>
      <w:r w:rsidR="0075445F">
        <w:rPr>
          <w:rFonts w:asciiTheme="minorBidi" w:hAnsiTheme="minorBidi"/>
          <w:sz w:val="22"/>
          <w:szCs w:val="22"/>
        </w:rPr>
        <w:t xml:space="preserve">contractile properties </w:t>
      </w:r>
      <w:r w:rsidR="001106B1">
        <w:rPr>
          <w:rFonts w:asciiTheme="minorBidi" w:hAnsiTheme="minorBidi"/>
          <w:sz w:val="22"/>
          <w:szCs w:val="22"/>
        </w:rPr>
        <w:t xml:space="preserve">and </w:t>
      </w:r>
      <w:r w:rsidR="00E5655E">
        <w:rPr>
          <w:rFonts w:asciiTheme="minorBidi" w:hAnsiTheme="minorBidi"/>
          <w:sz w:val="22"/>
          <w:szCs w:val="22"/>
        </w:rPr>
        <w:t>fiber alignment</w:t>
      </w:r>
      <w:r w:rsidR="000E7751">
        <w:rPr>
          <w:rFonts w:asciiTheme="minorBidi" w:hAnsiTheme="minorBidi"/>
          <w:sz w:val="22"/>
          <w:szCs w:val="22"/>
        </w:rPr>
        <w:t xml:space="preserve"> </w:t>
      </w:r>
      <w:r w:rsidR="000E7751">
        <w:rPr>
          <w:rFonts w:asciiTheme="minorBidi" w:hAnsiTheme="minorBidi"/>
          <w:sz w:val="22"/>
          <w:szCs w:val="22"/>
        </w:rPr>
        <w:fldChar w:fldCharType="begin">
          <w:fldData xml:space="preserve">PEVuZE5vdGU+PENpdGU+PEF1dGhvcj5TaGFybWE8L0F1dGhvcj48WWVhcj4yMDAzPC9ZZWFyPjxS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==
</w:fldData>
        </w:fldChar>
      </w:r>
      <w:r w:rsidR="00A5370C">
        <w:rPr>
          <w:rFonts w:asciiTheme="minorBidi" w:hAnsiTheme="minorBidi"/>
          <w:sz w:val="22"/>
          <w:szCs w:val="22"/>
        </w:rPr>
        <w:instrText xml:space="preserve"> ADDIN EN.CITE </w:instrText>
      </w:r>
      <w:r w:rsidR="00A5370C">
        <w:rPr>
          <w:rFonts w:asciiTheme="minorBidi" w:hAnsiTheme="minorBidi"/>
          <w:sz w:val="22"/>
          <w:szCs w:val="22"/>
        </w:rPr>
        <w:fldChar w:fldCharType="begin">
          <w:fldData xml:space="preserve">PEVuZE5vdGU+PENpdGU+PEF1dGhvcj5TaGFybWE8L0F1dGhvcj48WWVhcj4yMDAzPC9ZZWFyPjxS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==
</w:fldData>
        </w:fldChar>
      </w:r>
      <w:r w:rsidR="00A5370C">
        <w:rPr>
          <w:rFonts w:asciiTheme="minorBidi" w:hAnsiTheme="minorBidi"/>
          <w:sz w:val="22"/>
          <w:szCs w:val="22"/>
        </w:rPr>
        <w:instrText xml:space="preserve"> ADDIN EN.CITE.DATA </w:instrText>
      </w:r>
      <w:r w:rsidR="00A5370C">
        <w:rPr>
          <w:rFonts w:asciiTheme="minorBidi" w:hAnsiTheme="minorBidi"/>
          <w:sz w:val="22"/>
          <w:szCs w:val="22"/>
        </w:rPr>
      </w:r>
      <w:r w:rsidR="00A5370C">
        <w:rPr>
          <w:rFonts w:asciiTheme="minorBidi" w:hAnsiTheme="minorBidi"/>
          <w:sz w:val="22"/>
          <w:szCs w:val="22"/>
        </w:rPr>
        <w:fldChar w:fldCharType="end"/>
      </w:r>
      <w:r w:rsidR="000E7751">
        <w:rPr>
          <w:rFonts w:asciiTheme="minorBidi" w:hAnsiTheme="minorBidi"/>
          <w:sz w:val="22"/>
          <w:szCs w:val="22"/>
        </w:rPr>
      </w:r>
      <w:r w:rsidR="000E7751">
        <w:rPr>
          <w:rFonts w:asciiTheme="minorBidi" w:hAnsiTheme="minorBidi"/>
          <w:sz w:val="22"/>
          <w:szCs w:val="22"/>
        </w:rPr>
        <w:fldChar w:fldCharType="separate"/>
      </w:r>
      <w:r w:rsidR="00A5370C">
        <w:rPr>
          <w:rFonts w:asciiTheme="minorBidi" w:hAnsiTheme="minorBidi"/>
          <w:noProof/>
          <w:sz w:val="22"/>
          <w:szCs w:val="22"/>
        </w:rPr>
        <w:t>(65)</w:t>
      </w:r>
      <w:r w:rsidR="000E7751">
        <w:rPr>
          <w:rFonts w:asciiTheme="minorBidi" w:hAnsiTheme="minorBidi"/>
          <w:sz w:val="22"/>
          <w:szCs w:val="22"/>
        </w:rPr>
        <w:fldChar w:fldCharType="end"/>
      </w:r>
      <w:r w:rsidR="00E5655E">
        <w:rPr>
          <w:rFonts w:asciiTheme="minorBidi" w:hAnsiTheme="minorBidi"/>
          <w:sz w:val="22"/>
          <w:szCs w:val="22"/>
        </w:rPr>
        <w:t xml:space="preserve">. </w:t>
      </w:r>
    </w:p>
    <w:p w14:paraId="0746DC47" w14:textId="135C7D14" w:rsidR="003A748B" w:rsidRDefault="003A748B" w:rsidP="00782AD1">
      <w:pPr>
        <w:spacing w:line="276" w:lineRule="auto"/>
        <w:ind w:firstLine="720"/>
        <w:jc w:val="both"/>
        <w:rPr>
          <w:rFonts w:asciiTheme="minorBidi" w:hAnsiTheme="minorBidi"/>
          <w:sz w:val="22"/>
          <w:szCs w:val="22"/>
        </w:rPr>
      </w:pPr>
      <w:r>
        <w:rPr>
          <w:rFonts w:asciiTheme="minorBidi" w:hAnsiTheme="minorBidi"/>
          <w:sz w:val="22"/>
          <w:szCs w:val="22"/>
        </w:rPr>
        <w:t xml:space="preserve">One big major limitation of existing models is the </w:t>
      </w:r>
      <w:r w:rsidR="005E270D">
        <w:rPr>
          <w:rFonts w:asciiTheme="minorBidi" w:hAnsiTheme="minorBidi"/>
          <w:sz w:val="22"/>
          <w:szCs w:val="22"/>
        </w:rPr>
        <w:t xml:space="preserve">absence of </w:t>
      </w:r>
      <w:r w:rsidR="00E90E0E">
        <w:rPr>
          <w:rFonts w:asciiTheme="minorBidi" w:hAnsiTheme="minorBidi"/>
          <w:sz w:val="22"/>
          <w:szCs w:val="22"/>
        </w:rPr>
        <w:t xml:space="preserve">a more physiologically realistic model of sarcomere mechanics. </w:t>
      </w:r>
      <w:r w:rsidR="00622B88">
        <w:rPr>
          <w:rFonts w:asciiTheme="minorBidi" w:hAnsiTheme="minorBidi"/>
          <w:sz w:val="22"/>
          <w:szCs w:val="22"/>
        </w:rPr>
        <w:t xml:space="preserve">Ultimately, they use a time-varying elastance model of LV mechanics that does not </w:t>
      </w:r>
      <w:r w:rsidR="00FB65D6">
        <w:rPr>
          <w:rFonts w:asciiTheme="minorBidi" w:hAnsiTheme="minorBidi"/>
          <w:sz w:val="22"/>
          <w:szCs w:val="22"/>
        </w:rPr>
        <w:t xml:space="preserve">simulate </w:t>
      </w:r>
      <w:r w:rsidR="00622B88">
        <w:rPr>
          <w:rFonts w:asciiTheme="minorBidi" w:hAnsiTheme="minorBidi"/>
          <w:sz w:val="22"/>
          <w:szCs w:val="22"/>
        </w:rPr>
        <w:t xml:space="preserve">the </w:t>
      </w:r>
      <w:r w:rsidR="00336565">
        <w:rPr>
          <w:rFonts w:asciiTheme="minorBidi" w:hAnsiTheme="minorBidi"/>
          <w:sz w:val="22"/>
          <w:szCs w:val="22"/>
        </w:rPr>
        <w:t xml:space="preserve">dynamically coupled interaction of myofilament in </w:t>
      </w:r>
      <w:r w:rsidR="001065DC">
        <w:rPr>
          <w:rFonts w:asciiTheme="minorBidi" w:hAnsiTheme="minorBidi"/>
          <w:sz w:val="22"/>
          <w:szCs w:val="22"/>
        </w:rPr>
        <w:t>myosin</w:t>
      </w:r>
      <w:r w:rsidR="00336565">
        <w:rPr>
          <w:rFonts w:asciiTheme="minorBidi" w:hAnsiTheme="minorBidi"/>
          <w:sz w:val="22"/>
          <w:szCs w:val="22"/>
        </w:rPr>
        <w:t xml:space="preserve"> level</w:t>
      </w:r>
      <w:r w:rsidR="00432357">
        <w:rPr>
          <w:rFonts w:asciiTheme="minorBidi" w:hAnsiTheme="minorBidi"/>
          <w:sz w:val="22"/>
          <w:szCs w:val="22"/>
        </w:rPr>
        <w:t xml:space="preserve">. However, in </w:t>
      </w:r>
      <w:r w:rsidR="00576524">
        <w:rPr>
          <w:rFonts w:asciiTheme="minorBidi" w:hAnsiTheme="minorBidi"/>
          <w:sz w:val="22"/>
          <w:szCs w:val="22"/>
        </w:rPr>
        <w:t>this</w:t>
      </w:r>
      <w:r w:rsidR="00432357">
        <w:rPr>
          <w:rFonts w:asciiTheme="minorBidi" w:hAnsiTheme="minorBidi"/>
          <w:sz w:val="22"/>
          <w:szCs w:val="22"/>
        </w:rPr>
        <w:t xml:space="preserve"> </w:t>
      </w:r>
      <w:r w:rsidR="00576524">
        <w:rPr>
          <w:rFonts w:asciiTheme="minorBidi" w:hAnsiTheme="minorBidi"/>
          <w:sz w:val="22"/>
          <w:szCs w:val="22"/>
        </w:rPr>
        <w:t>study</w:t>
      </w:r>
      <w:r w:rsidR="00432357">
        <w:rPr>
          <w:rFonts w:asciiTheme="minorBidi" w:hAnsiTheme="minorBidi"/>
          <w:sz w:val="22"/>
          <w:szCs w:val="22"/>
        </w:rPr>
        <w:t xml:space="preserve"> </w:t>
      </w:r>
      <w:r w:rsidR="00576524">
        <w:rPr>
          <w:rFonts w:asciiTheme="minorBidi" w:hAnsiTheme="minorBidi"/>
          <w:sz w:val="22"/>
          <w:szCs w:val="22"/>
        </w:rPr>
        <w:t xml:space="preserve">we used a </w:t>
      </w:r>
      <w:r w:rsidR="00D8610D">
        <w:rPr>
          <w:rFonts w:asciiTheme="minorBidi" w:hAnsiTheme="minorBidi"/>
          <w:sz w:val="22"/>
          <w:szCs w:val="22"/>
        </w:rPr>
        <w:t xml:space="preserve">more accurate </w:t>
      </w:r>
      <w:r w:rsidR="00576524">
        <w:rPr>
          <w:rFonts w:asciiTheme="minorBidi" w:hAnsiTheme="minorBidi"/>
          <w:sz w:val="22"/>
          <w:szCs w:val="22"/>
        </w:rPr>
        <w:t>model</w:t>
      </w:r>
      <w:r w:rsidR="00F6037B">
        <w:rPr>
          <w:rFonts w:asciiTheme="minorBidi" w:hAnsiTheme="minorBidi"/>
          <w:sz w:val="22"/>
          <w:szCs w:val="22"/>
        </w:rPr>
        <w:t xml:space="preserve"> </w:t>
      </w:r>
      <w:r w:rsidR="00D8610D">
        <w:rPr>
          <w:rFonts w:asciiTheme="minorBidi" w:hAnsiTheme="minorBidi"/>
          <w:sz w:val="22"/>
          <w:szCs w:val="22"/>
        </w:rPr>
        <w:t xml:space="preserve">of sarcomere mechanics named MyoSim </w:t>
      </w:r>
      <w:r w:rsidR="00D8610D" w:rsidRPr="00D8610D">
        <w:rPr>
          <w:rFonts w:asciiTheme="minorBidi" w:hAnsiTheme="minorBidi"/>
          <w:sz w:val="22"/>
          <w:szCs w:val="22"/>
        </w:rPr>
        <w:fldChar w:fldCharType="begin">
          <w:fldData xml:space="preserve">PEVuZE5vdGU+PENpdGU+PEF1dGhvcj5DYW1wYmVsbDwvQXV0aG9yPjxZZWFyPjIwMTg8L1llYXI+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</w:fldData>
        </w:fldChar>
      </w:r>
      <w:r w:rsidR="00A5370C">
        <w:rPr>
          <w:rFonts w:asciiTheme="minorBidi" w:hAnsiTheme="minorBidi"/>
          <w:sz w:val="22"/>
          <w:szCs w:val="22"/>
        </w:rPr>
        <w:instrText xml:space="preserve"> ADDIN EN.CITE </w:instrText>
      </w:r>
      <w:r w:rsidR="00A5370C">
        <w:rPr>
          <w:rFonts w:asciiTheme="minorBidi" w:hAnsiTheme="minorBidi"/>
          <w:sz w:val="22"/>
          <w:szCs w:val="22"/>
        </w:rPr>
        <w:fldChar w:fldCharType="begin">
          <w:fldData xml:space="preserve">PEVuZE5vdGU+PENpdGU+PEF1dGhvcj5DYW1wYmVsbDwvQXV0aG9yPjxZZWFyPjIwMTg8L1llYXI+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</w:fldData>
        </w:fldChar>
      </w:r>
      <w:r w:rsidR="00A5370C">
        <w:rPr>
          <w:rFonts w:asciiTheme="minorBidi" w:hAnsiTheme="minorBidi"/>
          <w:sz w:val="22"/>
          <w:szCs w:val="22"/>
        </w:rPr>
        <w:instrText xml:space="preserve"> ADDIN EN.CITE.DATA </w:instrText>
      </w:r>
      <w:r w:rsidR="00A5370C">
        <w:rPr>
          <w:rFonts w:asciiTheme="minorBidi" w:hAnsiTheme="minorBidi"/>
          <w:sz w:val="22"/>
          <w:szCs w:val="22"/>
        </w:rPr>
      </w:r>
      <w:r w:rsidR="00A5370C">
        <w:rPr>
          <w:rFonts w:asciiTheme="minorBidi" w:hAnsiTheme="minorBidi"/>
          <w:sz w:val="22"/>
          <w:szCs w:val="22"/>
        </w:rPr>
        <w:fldChar w:fldCharType="end"/>
      </w:r>
      <w:r w:rsidR="00D8610D" w:rsidRPr="00D8610D">
        <w:rPr>
          <w:rFonts w:asciiTheme="minorBidi" w:hAnsiTheme="minorBidi"/>
          <w:sz w:val="22"/>
          <w:szCs w:val="22"/>
        </w:rPr>
      </w:r>
      <w:r w:rsidR="00D8610D" w:rsidRPr="00D8610D">
        <w:rPr>
          <w:rFonts w:asciiTheme="minorBidi" w:hAnsiTheme="minorBidi"/>
          <w:sz w:val="22"/>
          <w:szCs w:val="22"/>
        </w:rPr>
        <w:fldChar w:fldCharType="separate"/>
      </w:r>
      <w:r w:rsidR="00A5370C">
        <w:rPr>
          <w:rFonts w:asciiTheme="minorBidi" w:hAnsiTheme="minorBidi"/>
          <w:noProof/>
          <w:sz w:val="22"/>
          <w:szCs w:val="22"/>
        </w:rPr>
        <w:t>(66, 67)</w:t>
      </w:r>
      <w:r w:rsidR="00D8610D" w:rsidRPr="00D8610D">
        <w:rPr>
          <w:rFonts w:asciiTheme="minorBidi" w:hAnsiTheme="minorBidi"/>
          <w:sz w:val="22"/>
          <w:szCs w:val="22"/>
        </w:rPr>
        <w:fldChar w:fldCharType="end"/>
      </w:r>
      <w:r w:rsidR="00BC37FE">
        <w:rPr>
          <w:rFonts w:asciiTheme="minorBidi" w:hAnsiTheme="minorBidi"/>
          <w:sz w:val="22"/>
          <w:szCs w:val="22"/>
        </w:rPr>
        <w:t xml:space="preserve">. In this model the </w:t>
      </w:r>
      <w:r w:rsidR="00C81EDC">
        <w:rPr>
          <w:rFonts w:asciiTheme="minorBidi" w:hAnsiTheme="minorBidi"/>
          <w:sz w:val="22"/>
          <w:szCs w:val="22"/>
        </w:rPr>
        <w:t xml:space="preserve">myosin heads </w:t>
      </w:r>
      <w:r w:rsidR="00BC37FE">
        <w:rPr>
          <w:rFonts w:asciiTheme="minorBidi" w:hAnsiTheme="minorBidi"/>
          <w:sz w:val="22"/>
          <w:szCs w:val="22"/>
        </w:rPr>
        <w:t>of</w:t>
      </w:r>
      <w:r w:rsidR="00C81EDC">
        <w:rPr>
          <w:rFonts w:asciiTheme="minorBidi" w:hAnsiTheme="minorBidi"/>
          <w:sz w:val="22"/>
          <w:szCs w:val="22"/>
        </w:rPr>
        <w:t xml:space="preserve"> thick filaments can </w:t>
      </w:r>
      <w:r w:rsidR="00EA6689">
        <w:rPr>
          <w:rFonts w:asciiTheme="minorBidi" w:hAnsiTheme="minorBidi"/>
          <w:sz w:val="22"/>
          <w:szCs w:val="22"/>
        </w:rPr>
        <w:t>move across three different configuration</w:t>
      </w:r>
      <w:r w:rsidR="00BC37FE">
        <w:rPr>
          <w:rFonts w:asciiTheme="minorBidi" w:hAnsiTheme="minorBidi"/>
          <w:sz w:val="22"/>
          <w:szCs w:val="22"/>
        </w:rPr>
        <w:t>s from super-rela</w:t>
      </w:r>
      <w:r w:rsidR="00634DE9">
        <w:rPr>
          <w:rFonts w:asciiTheme="minorBidi" w:hAnsiTheme="minorBidi"/>
          <w:sz w:val="22"/>
          <w:szCs w:val="22"/>
        </w:rPr>
        <w:t>x state (SRX) to disordered-relax (DRX)</w:t>
      </w:r>
      <w:r w:rsidR="00BC37FE">
        <w:rPr>
          <w:rFonts w:asciiTheme="minorBidi" w:hAnsiTheme="minorBidi"/>
          <w:sz w:val="22"/>
          <w:szCs w:val="22"/>
        </w:rPr>
        <w:t xml:space="preserve"> </w:t>
      </w:r>
      <w:r w:rsidR="009E35F4">
        <w:rPr>
          <w:rFonts w:asciiTheme="minorBidi" w:hAnsiTheme="minorBidi"/>
          <w:sz w:val="22"/>
          <w:szCs w:val="22"/>
        </w:rPr>
        <w:t xml:space="preserve">and force generating (FG) states based on the </w:t>
      </w:r>
      <w:r w:rsidR="00160D40">
        <w:rPr>
          <w:rFonts w:asciiTheme="minorBidi" w:hAnsiTheme="minorBidi"/>
          <w:sz w:val="22"/>
          <w:szCs w:val="22"/>
        </w:rPr>
        <w:t>availability of binding sites on thin filaments activated by the Ca</w:t>
      </w:r>
      <w:r w:rsidR="00160D40">
        <w:rPr>
          <w:rFonts w:asciiTheme="minorBidi" w:hAnsiTheme="minorBidi"/>
          <w:sz w:val="22"/>
          <w:szCs w:val="22"/>
          <w:vertAlign w:val="superscript"/>
        </w:rPr>
        <w:t>2+</w:t>
      </w:r>
      <w:r w:rsidR="00160D40">
        <w:rPr>
          <w:rFonts w:asciiTheme="minorBidi" w:hAnsiTheme="minorBidi"/>
          <w:sz w:val="22"/>
          <w:szCs w:val="22"/>
        </w:rPr>
        <w:t xml:space="preserve"> molecule inside the </w:t>
      </w:r>
      <w:r w:rsidR="000F3948">
        <w:rPr>
          <w:rFonts w:asciiTheme="minorBidi" w:hAnsiTheme="minorBidi"/>
          <w:sz w:val="22"/>
          <w:szCs w:val="22"/>
        </w:rPr>
        <w:t xml:space="preserve">cell. This model has recently been used in two FE models of left ventricle </w:t>
      </w:r>
      <w:r w:rsidR="00A970C4" w:rsidRPr="00A970C4">
        <w:rPr>
          <w:rFonts w:asciiTheme="minorBidi" w:hAnsiTheme="minorBidi"/>
          <w:sz w:val="22"/>
          <w:szCs w:val="22"/>
        </w:rPr>
        <w:fldChar w:fldCharType="begin">
          <w:fldData xml:space="preserve">PEVuZE5vdGU+PENpdGU+PEF1dGhvcj5NYW5uPC9BdXRob3I+PFllYXI+MjAyMDwvWWVhcj48UmVj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</w:fldData>
        </w:fldChar>
      </w:r>
      <w:r w:rsidR="00A5370C">
        <w:rPr>
          <w:rFonts w:asciiTheme="minorBidi" w:hAnsiTheme="minorBidi"/>
          <w:sz w:val="22"/>
          <w:szCs w:val="22"/>
        </w:rPr>
        <w:instrText xml:space="preserve"> ADDIN EN.CITE </w:instrText>
      </w:r>
      <w:r w:rsidR="00A5370C">
        <w:rPr>
          <w:rFonts w:asciiTheme="minorBidi" w:hAnsiTheme="minorBidi"/>
          <w:sz w:val="22"/>
          <w:szCs w:val="22"/>
        </w:rPr>
        <w:fldChar w:fldCharType="begin">
          <w:fldData xml:space="preserve">PEVuZE5vdGU+PENpdGU+PEF1dGhvcj5NYW5uPC9BdXRob3I+PFllYXI+MjAyMDwvWWVhcj48UmVj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</w:fldData>
        </w:fldChar>
      </w:r>
      <w:r w:rsidR="00A5370C">
        <w:rPr>
          <w:rFonts w:asciiTheme="minorBidi" w:hAnsiTheme="minorBidi"/>
          <w:sz w:val="22"/>
          <w:szCs w:val="22"/>
        </w:rPr>
        <w:instrText xml:space="preserve"> ADDIN EN.CITE.DATA </w:instrText>
      </w:r>
      <w:r w:rsidR="00A5370C">
        <w:rPr>
          <w:rFonts w:asciiTheme="minorBidi" w:hAnsiTheme="minorBidi"/>
          <w:sz w:val="22"/>
          <w:szCs w:val="22"/>
        </w:rPr>
      </w:r>
      <w:r w:rsidR="00A5370C">
        <w:rPr>
          <w:rFonts w:asciiTheme="minorBidi" w:hAnsiTheme="minorBidi"/>
          <w:sz w:val="22"/>
          <w:szCs w:val="22"/>
        </w:rPr>
        <w:fldChar w:fldCharType="end"/>
      </w:r>
      <w:r w:rsidR="00A970C4" w:rsidRPr="00A970C4">
        <w:rPr>
          <w:rFonts w:asciiTheme="minorBidi" w:hAnsiTheme="minorBidi"/>
          <w:sz w:val="22"/>
          <w:szCs w:val="22"/>
        </w:rPr>
      </w:r>
      <w:r w:rsidR="00A970C4" w:rsidRPr="00A970C4">
        <w:rPr>
          <w:rFonts w:asciiTheme="minorBidi" w:hAnsiTheme="minorBidi"/>
          <w:sz w:val="22"/>
          <w:szCs w:val="22"/>
        </w:rPr>
        <w:fldChar w:fldCharType="separate"/>
      </w:r>
      <w:r w:rsidR="00A5370C">
        <w:rPr>
          <w:rFonts w:asciiTheme="minorBidi" w:hAnsiTheme="minorBidi"/>
          <w:noProof/>
          <w:sz w:val="22"/>
          <w:szCs w:val="22"/>
        </w:rPr>
        <w:t>(68, 69)</w:t>
      </w:r>
      <w:r w:rsidR="00A970C4" w:rsidRPr="00A970C4">
        <w:rPr>
          <w:rFonts w:asciiTheme="minorBidi" w:hAnsiTheme="minorBidi"/>
          <w:sz w:val="22"/>
          <w:szCs w:val="22"/>
        </w:rPr>
        <w:fldChar w:fldCharType="end"/>
      </w:r>
      <w:r w:rsidR="00AE0948">
        <w:rPr>
          <w:rFonts w:asciiTheme="minorBidi" w:hAnsiTheme="minorBidi"/>
          <w:sz w:val="22"/>
          <w:szCs w:val="22"/>
        </w:rPr>
        <w:t xml:space="preserve">, but the cardiac hypertrophy was not investigated. </w:t>
      </w:r>
    </w:p>
    <w:p w14:paraId="5C46DAE8" w14:textId="2ED99A07" w:rsidR="007761A8" w:rsidRDefault="00251BF0" w:rsidP="00856691">
      <w:pPr>
        <w:spacing w:line="276" w:lineRule="auto"/>
        <w:jc w:val="both"/>
        <w:rPr>
          <w:rFonts w:asciiTheme="minorBidi" w:hAnsiTheme="minorBidi"/>
          <w:sz w:val="22"/>
          <w:szCs w:val="22"/>
        </w:rPr>
      </w:pPr>
      <w:r>
        <w:rPr>
          <w:rFonts w:asciiTheme="minorBidi" w:hAnsiTheme="minorBidi"/>
          <w:sz w:val="22"/>
          <w:szCs w:val="22"/>
        </w:rPr>
        <w:tab/>
      </w:r>
      <w:r w:rsidR="00856691">
        <w:rPr>
          <w:rFonts w:asciiTheme="minorBidi" w:hAnsiTheme="minorBidi"/>
          <w:sz w:val="22"/>
          <w:szCs w:val="22"/>
        </w:rPr>
        <w:t>Also</w:t>
      </w:r>
      <w:r w:rsidR="00BF333E">
        <w:rPr>
          <w:rFonts w:asciiTheme="minorBidi" w:hAnsiTheme="minorBidi"/>
          <w:sz w:val="22"/>
          <w:szCs w:val="22"/>
        </w:rPr>
        <w:t>, existing computational models of cardiac growth and remodeling mainly focus on the geometry of the ventricle and paid less attention to the hemodynamics of the heart and baroreflex feedback loop in presence of cardiac growth mechanism.</w:t>
      </w:r>
      <w:r w:rsidR="005A0D74">
        <w:rPr>
          <w:rFonts w:asciiTheme="minorBidi" w:hAnsiTheme="minorBidi"/>
          <w:sz w:val="22"/>
          <w:szCs w:val="22"/>
        </w:rPr>
        <w:t xml:space="preserve"> </w:t>
      </w:r>
      <w:r w:rsidR="00D862F6">
        <w:rPr>
          <w:rFonts w:asciiTheme="minorBidi" w:hAnsiTheme="minorBidi"/>
          <w:sz w:val="22"/>
          <w:szCs w:val="22"/>
        </w:rPr>
        <w:t xml:space="preserve">According to the collected data in Table 3, </w:t>
      </w:r>
      <w:r w:rsidR="00CC10D6">
        <w:rPr>
          <w:rFonts w:asciiTheme="minorBidi" w:hAnsiTheme="minorBidi"/>
          <w:sz w:val="22"/>
          <w:szCs w:val="22"/>
        </w:rPr>
        <w:t xml:space="preserve">patients with valvular disorders had </w:t>
      </w:r>
      <w:r w:rsidR="007C24F3">
        <w:rPr>
          <w:rFonts w:asciiTheme="minorBidi" w:hAnsiTheme="minorBidi"/>
          <w:sz w:val="22"/>
          <w:szCs w:val="22"/>
        </w:rPr>
        <w:t xml:space="preserve">approximately the same range for </w:t>
      </w:r>
      <w:r w:rsidR="00741661">
        <w:rPr>
          <w:rFonts w:asciiTheme="minorBidi" w:hAnsiTheme="minorBidi"/>
          <w:sz w:val="22"/>
          <w:szCs w:val="22"/>
        </w:rPr>
        <w:t xml:space="preserve">arterial pressure </w:t>
      </w:r>
      <w:r w:rsidR="00205C59">
        <w:rPr>
          <w:rFonts w:asciiTheme="minorBidi" w:hAnsiTheme="minorBidi"/>
          <w:sz w:val="22"/>
          <w:szCs w:val="22"/>
        </w:rPr>
        <w:t>as</w:t>
      </w:r>
      <w:r w:rsidR="007C24F3">
        <w:rPr>
          <w:rFonts w:asciiTheme="minorBidi" w:hAnsiTheme="minorBidi"/>
          <w:sz w:val="22"/>
          <w:szCs w:val="22"/>
        </w:rPr>
        <w:t xml:space="preserve"> in</w:t>
      </w:r>
      <w:r w:rsidR="00205C59">
        <w:rPr>
          <w:rFonts w:asciiTheme="minorBidi" w:hAnsiTheme="minorBidi"/>
          <w:sz w:val="22"/>
          <w:szCs w:val="22"/>
        </w:rPr>
        <w:t xml:space="preserve"> the healthy volunteers. </w:t>
      </w:r>
      <w:r w:rsidR="007761A8">
        <w:rPr>
          <w:rFonts w:asciiTheme="minorBidi" w:hAnsiTheme="minorBidi"/>
          <w:sz w:val="22"/>
          <w:szCs w:val="22"/>
        </w:rPr>
        <w:t>The baroreflex feedback loop in this study was able to regulate the cardiovascular function in various time and length scale levels (Sharifi et al. 2021). It essentially could maintain the arterial pressure at the setpoint level via continuous regulation of heart rate, vascular tone, contractility of myofilaments and Ca</w:t>
      </w:r>
      <w:r w:rsidR="007761A8">
        <w:rPr>
          <w:rFonts w:asciiTheme="minorBidi" w:hAnsiTheme="minorBidi"/>
          <w:sz w:val="22"/>
          <w:szCs w:val="22"/>
          <w:vertAlign w:val="superscript"/>
        </w:rPr>
        <w:t>2+</w:t>
      </w:r>
      <w:r w:rsidR="007761A8">
        <w:rPr>
          <w:rFonts w:asciiTheme="minorBidi" w:hAnsiTheme="minorBidi"/>
          <w:sz w:val="22"/>
          <w:szCs w:val="22"/>
        </w:rPr>
        <w:t xml:space="preserve"> transients based on the received signal from the baroreceptor. </w:t>
      </w:r>
    </w:p>
    <w:p w14:paraId="4D1B50A9" w14:textId="0A57FFAD" w:rsidR="00CE085B" w:rsidRDefault="00856691" w:rsidP="002112B6">
      <w:pPr>
        <w:spacing w:line="276" w:lineRule="auto"/>
        <w:ind w:firstLine="720"/>
        <w:jc w:val="both"/>
        <w:rPr>
          <w:rFonts w:asciiTheme="minorBidi" w:hAnsiTheme="minorBidi"/>
          <w:sz w:val="22"/>
          <w:szCs w:val="22"/>
        </w:rPr>
      </w:pPr>
      <w:r>
        <w:rPr>
          <w:rFonts w:asciiTheme="minorBidi" w:hAnsiTheme="minorBidi"/>
          <w:sz w:val="22"/>
          <w:szCs w:val="22"/>
        </w:rPr>
        <w:t>Furthermore</w:t>
      </w:r>
      <w:r w:rsidR="00AB54BC">
        <w:rPr>
          <w:rFonts w:asciiTheme="minorBidi" w:hAnsiTheme="minorBidi"/>
          <w:sz w:val="22"/>
          <w:szCs w:val="22"/>
        </w:rPr>
        <w:t xml:space="preserve">, the current model could appropriately predict the reverse growth of LV </w:t>
      </w:r>
      <w:r w:rsidR="00591229">
        <w:rPr>
          <w:rFonts w:asciiTheme="minorBidi" w:hAnsiTheme="minorBidi"/>
          <w:sz w:val="22"/>
          <w:szCs w:val="22"/>
        </w:rPr>
        <w:t xml:space="preserve">after </w:t>
      </w:r>
      <w:r w:rsidR="002F48E5">
        <w:rPr>
          <w:rFonts w:asciiTheme="minorBidi" w:hAnsiTheme="minorBidi"/>
          <w:sz w:val="22"/>
          <w:szCs w:val="22"/>
        </w:rPr>
        <w:t>unloading of the ventricle</w:t>
      </w:r>
      <w:r w:rsidR="004B08EC">
        <w:rPr>
          <w:rFonts w:asciiTheme="minorBidi" w:hAnsiTheme="minorBidi"/>
          <w:sz w:val="22"/>
          <w:szCs w:val="22"/>
        </w:rPr>
        <w:t xml:space="preserve"> (Fig. 6)</w:t>
      </w:r>
      <w:r w:rsidR="00B95C47">
        <w:rPr>
          <w:rFonts w:asciiTheme="minorBidi" w:hAnsiTheme="minorBidi"/>
          <w:sz w:val="22"/>
          <w:szCs w:val="22"/>
        </w:rPr>
        <w:t>.</w:t>
      </w:r>
      <w:r w:rsidR="002B2121">
        <w:rPr>
          <w:rFonts w:asciiTheme="minorBidi" w:hAnsiTheme="minorBidi"/>
          <w:sz w:val="22"/>
          <w:szCs w:val="22"/>
        </w:rPr>
        <w:t xml:space="preserve"> </w:t>
      </w:r>
      <w:r w:rsidR="004A6FC6">
        <w:rPr>
          <w:rFonts w:asciiTheme="minorBidi" w:hAnsiTheme="minorBidi"/>
          <w:sz w:val="22"/>
          <w:szCs w:val="22"/>
        </w:rPr>
        <w:t xml:space="preserve">In </w:t>
      </w:r>
      <w:r w:rsidR="001D1C7C">
        <w:rPr>
          <w:rFonts w:asciiTheme="minorBidi" w:hAnsiTheme="minorBidi"/>
          <w:sz w:val="22"/>
          <w:szCs w:val="22"/>
        </w:rPr>
        <w:t>computational models,</w:t>
      </w:r>
      <w:r w:rsidR="001F2176">
        <w:rPr>
          <w:rFonts w:asciiTheme="minorBidi" w:hAnsiTheme="minorBidi"/>
          <w:sz w:val="22"/>
          <w:szCs w:val="22"/>
        </w:rPr>
        <w:t xml:space="preserve"> </w:t>
      </w:r>
      <w:r w:rsidR="001D1C7C">
        <w:rPr>
          <w:rFonts w:asciiTheme="minorBidi" w:hAnsiTheme="minorBidi"/>
          <w:sz w:val="22"/>
          <w:szCs w:val="22"/>
        </w:rPr>
        <w:t>r</w:t>
      </w:r>
      <w:r w:rsidR="00DC523A">
        <w:rPr>
          <w:rFonts w:asciiTheme="minorBidi" w:hAnsiTheme="minorBidi"/>
          <w:sz w:val="22"/>
          <w:szCs w:val="22"/>
        </w:rPr>
        <w:t xml:space="preserve">everse growth </w:t>
      </w:r>
      <w:r w:rsidR="00E0533A">
        <w:rPr>
          <w:rFonts w:asciiTheme="minorBidi" w:hAnsiTheme="minorBidi"/>
          <w:sz w:val="22"/>
          <w:szCs w:val="22"/>
        </w:rPr>
        <w:t xml:space="preserve">occurs when the </w:t>
      </w:r>
      <w:r w:rsidR="00D2136A">
        <w:rPr>
          <w:rFonts w:asciiTheme="minorBidi" w:hAnsiTheme="minorBidi"/>
          <w:sz w:val="22"/>
          <w:szCs w:val="22"/>
        </w:rPr>
        <w:t>driving signal</w:t>
      </w:r>
      <w:r w:rsidR="007846C8">
        <w:rPr>
          <w:rFonts w:asciiTheme="minorBidi" w:hAnsiTheme="minorBidi"/>
          <w:sz w:val="22"/>
          <w:szCs w:val="22"/>
        </w:rPr>
        <w:t xml:space="preserve"> (</w:t>
      </w:r>
      <w:r w:rsidR="00E144D2">
        <w:rPr>
          <w:rFonts w:asciiTheme="minorBidi" w:hAnsiTheme="minorBidi"/>
          <w:sz w:val="22"/>
          <w:szCs w:val="22"/>
        </w:rPr>
        <w:t>e.g. cell stress)</w:t>
      </w:r>
      <w:r w:rsidR="00D2136A">
        <w:rPr>
          <w:rFonts w:asciiTheme="minorBidi" w:hAnsiTheme="minorBidi"/>
          <w:sz w:val="22"/>
          <w:szCs w:val="22"/>
        </w:rPr>
        <w:t xml:space="preserve"> falls below the homeostatic level and </w:t>
      </w:r>
      <w:r w:rsidR="00E144D2">
        <w:rPr>
          <w:rFonts w:asciiTheme="minorBidi" w:hAnsiTheme="minorBidi"/>
          <w:sz w:val="22"/>
          <w:szCs w:val="22"/>
        </w:rPr>
        <w:t>creates a negative growth signal.</w:t>
      </w:r>
      <w:r w:rsidR="00F4119F">
        <w:rPr>
          <w:rFonts w:asciiTheme="minorBidi" w:hAnsiTheme="minorBidi"/>
          <w:sz w:val="22"/>
          <w:szCs w:val="22"/>
        </w:rPr>
        <w:t xml:space="preserve"> </w:t>
      </w:r>
      <w:r w:rsidR="00201A5F">
        <w:rPr>
          <w:rFonts w:asciiTheme="minorBidi" w:hAnsiTheme="minorBidi"/>
          <w:sz w:val="22"/>
          <w:szCs w:val="22"/>
        </w:rPr>
        <w:t>Yoshida</w:t>
      </w:r>
      <w:r w:rsidR="009E744E">
        <w:rPr>
          <w:rFonts w:asciiTheme="minorBidi" w:hAnsiTheme="minorBidi"/>
          <w:sz w:val="22"/>
          <w:szCs w:val="22"/>
        </w:rPr>
        <w:t xml:space="preserve"> et al.</w:t>
      </w:r>
      <w:r w:rsidR="00201A5F">
        <w:rPr>
          <w:rFonts w:asciiTheme="minorBidi" w:hAnsiTheme="minorBidi"/>
          <w:sz w:val="22"/>
          <w:szCs w:val="22"/>
        </w:rPr>
        <w:t xml:space="preserve"> </w:t>
      </w:r>
      <w:r w:rsidR="000730AF">
        <w:rPr>
          <w:rFonts w:asciiTheme="minorBidi" w:hAnsiTheme="minorBidi"/>
          <w:sz w:val="22"/>
          <w:szCs w:val="22"/>
        </w:rPr>
        <w:fldChar w:fldCharType="begin">
          <w:fldData xml:space="preserve">PEVuZE5vdGU+PENpdGU+PEF1dGhvcj5Zb3NoaWRhPC9BdXRob3I+PFllYXI+MjAyMDwvWWVhcj48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</w:fldData>
        </w:fldChar>
      </w:r>
      <w:r w:rsidR="00A5370C">
        <w:rPr>
          <w:rFonts w:asciiTheme="minorBidi" w:hAnsiTheme="minorBidi"/>
          <w:sz w:val="22"/>
          <w:szCs w:val="22"/>
        </w:rPr>
        <w:instrText xml:space="preserve"> ADDIN EN.CITE </w:instrText>
      </w:r>
      <w:r w:rsidR="00A5370C">
        <w:rPr>
          <w:rFonts w:asciiTheme="minorBidi" w:hAnsiTheme="minorBidi"/>
          <w:sz w:val="22"/>
          <w:szCs w:val="22"/>
        </w:rPr>
        <w:fldChar w:fldCharType="begin">
          <w:fldData xml:space="preserve">PEVuZE5vdGU+PENpdGU+PEF1dGhvcj5Zb3NoaWRhPC9BdXRob3I+PFllYXI+MjAyMDwvWWVhcj48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</w:fldData>
        </w:fldChar>
      </w:r>
      <w:r w:rsidR="00A5370C">
        <w:rPr>
          <w:rFonts w:asciiTheme="minorBidi" w:hAnsiTheme="minorBidi"/>
          <w:sz w:val="22"/>
          <w:szCs w:val="22"/>
        </w:rPr>
        <w:instrText xml:space="preserve"> ADDIN EN.CITE.DATA </w:instrText>
      </w:r>
      <w:r w:rsidR="00A5370C">
        <w:rPr>
          <w:rFonts w:asciiTheme="minorBidi" w:hAnsiTheme="minorBidi"/>
          <w:sz w:val="22"/>
          <w:szCs w:val="22"/>
        </w:rPr>
      </w:r>
      <w:r w:rsidR="00A5370C">
        <w:rPr>
          <w:rFonts w:asciiTheme="minorBidi" w:hAnsiTheme="minorBidi"/>
          <w:sz w:val="22"/>
          <w:szCs w:val="22"/>
        </w:rPr>
        <w:fldChar w:fldCharType="end"/>
      </w:r>
      <w:r w:rsidR="000730AF">
        <w:rPr>
          <w:rFonts w:asciiTheme="minorBidi" w:hAnsiTheme="minorBidi"/>
          <w:sz w:val="22"/>
          <w:szCs w:val="22"/>
        </w:rPr>
      </w:r>
      <w:r w:rsidR="000730AF">
        <w:rPr>
          <w:rFonts w:asciiTheme="minorBidi" w:hAnsiTheme="minorBidi"/>
          <w:sz w:val="22"/>
          <w:szCs w:val="22"/>
        </w:rPr>
        <w:fldChar w:fldCharType="separate"/>
      </w:r>
      <w:r w:rsidR="00A5370C">
        <w:rPr>
          <w:rFonts w:asciiTheme="minorBidi" w:hAnsiTheme="minorBidi"/>
          <w:noProof/>
          <w:sz w:val="22"/>
          <w:szCs w:val="22"/>
        </w:rPr>
        <w:t>(70)</w:t>
      </w:r>
      <w:r w:rsidR="000730AF">
        <w:rPr>
          <w:rFonts w:asciiTheme="minorBidi" w:hAnsiTheme="minorBidi"/>
          <w:sz w:val="22"/>
          <w:szCs w:val="22"/>
        </w:rPr>
        <w:fldChar w:fldCharType="end"/>
      </w:r>
      <w:r w:rsidR="000730AF">
        <w:rPr>
          <w:rFonts w:asciiTheme="minorBidi" w:hAnsiTheme="minorBidi"/>
          <w:sz w:val="22"/>
          <w:szCs w:val="22"/>
        </w:rPr>
        <w:t xml:space="preserve"> </w:t>
      </w:r>
      <w:r w:rsidR="00A26A2F">
        <w:rPr>
          <w:rFonts w:asciiTheme="minorBidi" w:hAnsiTheme="minorBidi"/>
          <w:sz w:val="22"/>
          <w:szCs w:val="22"/>
        </w:rPr>
        <w:t xml:space="preserve">investigated the cardiac hypertrophy and its regression </w:t>
      </w:r>
      <w:r w:rsidR="00580E70">
        <w:rPr>
          <w:rFonts w:asciiTheme="minorBidi" w:hAnsiTheme="minorBidi"/>
          <w:sz w:val="22"/>
          <w:szCs w:val="22"/>
        </w:rPr>
        <w:t xml:space="preserve">when the pressure-overloading was </w:t>
      </w:r>
      <w:r w:rsidR="006A7E15">
        <w:rPr>
          <w:rFonts w:asciiTheme="minorBidi" w:hAnsiTheme="minorBidi"/>
          <w:sz w:val="22"/>
          <w:szCs w:val="22"/>
        </w:rPr>
        <w:t>lifted.</w:t>
      </w:r>
      <w:r w:rsidR="00B236AF">
        <w:rPr>
          <w:rFonts w:asciiTheme="minorBidi" w:hAnsiTheme="minorBidi"/>
          <w:sz w:val="22"/>
          <w:szCs w:val="22"/>
        </w:rPr>
        <w:t xml:space="preserve"> They used </w:t>
      </w:r>
      <w:r w:rsidR="006A7E15">
        <w:rPr>
          <w:rFonts w:asciiTheme="minorBidi" w:hAnsiTheme="minorBidi"/>
          <w:sz w:val="22"/>
          <w:szCs w:val="22"/>
        </w:rPr>
        <w:t xml:space="preserve">the strain-driven growth law </w:t>
      </w:r>
      <w:r w:rsidR="00524DF4">
        <w:rPr>
          <w:rFonts w:asciiTheme="minorBidi" w:hAnsiTheme="minorBidi"/>
          <w:sz w:val="22"/>
          <w:szCs w:val="22"/>
        </w:rPr>
        <w:t>proposed</w:t>
      </w:r>
      <w:r w:rsidR="001D15C6">
        <w:rPr>
          <w:rFonts w:asciiTheme="minorBidi" w:hAnsiTheme="minorBidi"/>
          <w:sz w:val="22"/>
          <w:szCs w:val="22"/>
        </w:rPr>
        <w:t xml:space="preserve"> by </w:t>
      </w:r>
      <w:r w:rsidR="0073660F" w:rsidRPr="0073660F">
        <w:rPr>
          <w:rFonts w:asciiTheme="minorBidi" w:hAnsiTheme="minorBidi"/>
          <w:sz w:val="22"/>
          <w:szCs w:val="22"/>
        </w:rPr>
        <w:t>Kerckhoffs</w:t>
      </w:r>
      <w:r w:rsidR="0073660F">
        <w:rPr>
          <w:rFonts w:asciiTheme="minorBidi" w:hAnsiTheme="minorBidi"/>
          <w:sz w:val="22"/>
          <w:szCs w:val="22"/>
        </w:rPr>
        <w:t xml:space="preserve"> et al. </w:t>
      </w:r>
      <w:r w:rsidR="00571411">
        <w:rPr>
          <w:rFonts w:asciiTheme="minorBidi" w:hAnsiTheme="minorBidi"/>
          <w:sz w:val="22"/>
          <w:szCs w:val="22"/>
        </w:rPr>
        <w:fldChar w:fldCharType="begin"/>
      </w:r>
      <w:r w:rsidR="00571411">
        <w:rPr>
          <w:rFonts w:asciiTheme="minorBidi" w:hAnsiTheme="minorBidi"/>
          <w:sz w:val="22"/>
          <w:szCs w:val="22"/>
        </w:rPr>
        <w:instrText xml:space="preserve"> ADDIN EN.CITE &lt;EndNote&gt;&lt;Cite&gt;&lt;Author&gt;Kerckhoffs&lt;/Author&gt;&lt;Year&gt;2012&lt;/Year&gt;&lt;RecNum&gt;4&lt;/RecNum&gt;&lt;DisplayText&gt;(9)&lt;/DisplayText&gt;&lt;record&gt;&lt;rec-number&gt;4&lt;/rec-number&gt;&lt;foreign-keys&gt;&lt;key app="EN" db-id="9rxfwr5p1pszwee29srxx9d1zz9v0vrxtwp0" timestamp="1610748746"&gt;4&lt;/key&gt;&lt;/foreign-keys&gt;&lt;ref-type name="Journal Article"&gt;17&lt;/ref-type&gt;&lt;contributors&gt;&lt;authors&gt;&lt;author&gt;Kerckhoffs, R. C.&lt;/author&gt;&lt;author&gt;Omens, J.&lt;/author&gt;&lt;author&gt;McCulloch, A. D.&lt;/author&gt;&lt;/authors&gt;&lt;/contributors&gt;&lt;auth-address&gt;Department of Bioengineering, Institute of Engineering in Medicine, University of California, San Diego, La Jolla, CA 92093-0412, USA.&lt;/auth-address&gt;&lt;titles&gt;&lt;title&gt;A single strain-based growth law predicts concentric and eccentric cardiac growth during pressure and volume overload&lt;/title&gt;&lt;secondary-title&gt;Mech Res Commun&lt;/secondary-title&gt;&lt;/titles&gt;&lt;periodical&gt;&lt;full-title&gt;Mech Res Commun&lt;/full-title&gt;&lt;/periodical&gt;&lt;pages&gt;40-50&lt;/pages&gt;&lt;volume&gt;42&lt;/volume&gt;&lt;edition&gt;2012/05/29&lt;/edition&gt;&lt;dates&gt;&lt;year&gt;2012&lt;/year&gt;&lt;pub-dates&gt;&lt;date&gt;Jun 1&lt;/date&gt;&lt;/pub-dates&gt;&lt;/dates&gt;&lt;isbn&gt;0093-6413 (Print)&amp;#xD;0093-6413 (Linking)&lt;/isbn&gt;&lt;accession-num&gt;22639476&lt;/accession-num&gt;&lt;urls&gt;&lt;related-urls&gt;&lt;url&gt;https://www.ncbi.nlm.nih.gov/pubmed/22639476&lt;/url&gt;&lt;/related-urls&gt;&lt;/urls&gt;&lt;custom2&gt;PMC3358801&lt;/custom2&gt;&lt;electronic-resource-num&gt;10.1016/j.mechrescom.2011.11.004&lt;/electronic-resource-num&gt;&lt;/record&gt;&lt;/Cite&gt;&lt;/EndNote&gt;</w:instrText>
      </w:r>
      <w:r w:rsidR="00571411">
        <w:rPr>
          <w:rFonts w:asciiTheme="minorBidi" w:hAnsiTheme="minorBidi"/>
          <w:sz w:val="22"/>
          <w:szCs w:val="22"/>
        </w:rPr>
        <w:fldChar w:fldCharType="separate"/>
      </w:r>
      <w:r w:rsidR="00571411">
        <w:rPr>
          <w:rFonts w:asciiTheme="minorBidi" w:hAnsiTheme="minorBidi"/>
          <w:noProof/>
          <w:sz w:val="22"/>
          <w:szCs w:val="22"/>
        </w:rPr>
        <w:t>(9)</w:t>
      </w:r>
      <w:r w:rsidR="00571411">
        <w:rPr>
          <w:rFonts w:asciiTheme="minorBidi" w:hAnsiTheme="minorBidi"/>
          <w:sz w:val="22"/>
          <w:szCs w:val="22"/>
        </w:rPr>
        <w:fldChar w:fldCharType="end"/>
      </w:r>
      <w:r w:rsidR="00EF084C">
        <w:rPr>
          <w:rFonts w:asciiTheme="minorBidi" w:hAnsiTheme="minorBidi"/>
          <w:sz w:val="22"/>
          <w:szCs w:val="22"/>
        </w:rPr>
        <w:t xml:space="preserve"> </w:t>
      </w:r>
      <w:r w:rsidR="001D15C6">
        <w:rPr>
          <w:rFonts w:asciiTheme="minorBidi" w:hAnsiTheme="minorBidi"/>
          <w:sz w:val="22"/>
          <w:szCs w:val="22"/>
        </w:rPr>
        <w:t>which</w:t>
      </w:r>
      <w:r w:rsidR="00A522FE">
        <w:rPr>
          <w:rFonts w:asciiTheme="minorBidi" w:hAnsiTheme="minorBidi"/>
          <w:sz w:val="22"/>
          <w:szCs w:val="22"/>
        </w:rPr>
        <w:t xml:space="preserve"> </w:t>
      </w:r>
      <w:r w:rsidR="00934143">
        <w:rPr>
          <w:rFonts w:asciiTheme="minorBidi" w:hAnsiTheme="minorBidi"/>
          <w:sz w:val="22"/>
          <w:szCs w:val="22"/>
        </w:rPr>
        <w:t>had the best performance in</w:t>
      </w:r>
      <w:r w:rsidR="00A522FE">
        <w:rPr>
          <w:rFonts w:asciiTheme="minorBidi" w:hAnsiTheme="minorBidi"/>
          <w:sz w:val="22"/>
          <w:szCs w:val="22"/>
        </w:rPr>
        <w:t xml:space="preserve"> capturing cardiac hypertrophy </w:t>
      </w:r>
      <w:r w:rsidR="00BA3D04">
        <w:rPr>
          <w:rFonts w:asciiTheme="minorBidi" w:hAnsiTheme="minorBidi"/>
          <w:sz w:val="22"/>
          <w:szCs w:val="22"/>
        </w:rPr>
        <w:t xml:space="preserve">in </w:t>
      </w:r>
      <w:r w:rsidR="001D15C6">
        <w:rPr>
          <w:rFonts w:asciiTheme="minorBidi" w:hAnsiTheme="minorBidi"/>
          <w:sz w:val="22"/>
          <w:szCs w:val="22"/>
        </w:rPr>
        <w:t xml:space="preserve">a </w:t>
      </w:r>
      <w:r w:rsidR="00BA3D04">
        <w:rPr>
          <w:rFonts w:asciiTheme="minorBidi" w:hAnsiTheme="minorBidi"/>
          <w:sz w:val="22"/>
          <w:szCs w:val="22"/>
        </w:rPr>
        <w:t>comparison between e</w:t>
      </w:r>
      <w:r w:rsidR="005737C9">
        <w:rPr>
          <w:rFonts w:asciiTheme="minorBidi" w:hAnsiTheme="minorBidi"/>
          <w:sz w:val="22"/>
          <w:szCs w:val="22"/>
        </w:rPr>
        <w:t xml:space="preserve">ight growth laws </w:t>
      </w:r>
      <w:r w:rsidR="003A5B0B">
        <w:rPr>
          <w:rFonts w:asciiTheme="minorBidi" w:hAnsiTheme="minorBidi"/>
          <w:sz w:val="22"/>
          <w:szCs w:val="22"/>
        </w:rPr>
        <w:fldChar w:fldCharType="begin"/>
      </w:r>
      <w:r w:rsidR="003A5B0B">
        <w:rPr>
          <w:rFonts w:asciiTheme="minorBidi" w:hAnsiTheme="minorBidi"/>
          <w:sz w:val="22"/>
          <w:szCs w:val="22"/>
        </w:rPr>
        <w:instrText xml:space="preserve"> ADDIN EN.CITE &lt;EndNote&gt;&lt;Cite&gt;&lt;Author&gt;Witzenburg&lt;/Author&gt;&lt;Year&gt;2017&lt;/Year&gt;&lt;RecNum&gt;79&lt;/RecNum&gt;&lt;DisplayText&gt;(13)&lt;/DisplayText&gt;&lt;record&gt;&lt;rec-number&gt;79&lt;/rec-number&gt;&lt;foreign-keys&gt;&lt;key app="EN" db-id="9rxfwr5p1pszwee29srxx9d1zz9v0vrxtwp0" timestamp="1617325204"&gt;79&lt;/key&gt;&lt;/foreign-keys&gt;&lt;ref-type name="Journal Article"&gt;17&lt;/ref-type&gt;&lt;contributors&gt;&lt;authors&gt;&lt;author&gt;Witzenburg, C. M.&lt;/author&gt;&lt;author&gt;Holmes, J. W.&lt;/author&gt;&lt;/authors&gt;&lt;/contributors&gt;&lt;auth-address&gt;Department of Biomedical Engineering, University of Virginia, Charlottesville, VA, USA.&amp;#xD;Department of Medicine, University of Virginia, Charlottesville, VA, USA.&amp;#xD;Robert M. Berne Cardiovascular Research Center, University of Virginia, Charlottesville, VA, USA.&lt;/auth-address&gt;&lt;titles&gt;&lt;title&gt;A Comparison of Phenomenologic Growth Laws for Myocardial Hypertrophy&lt;/title&gt;&lt;secondary-title&gt;J Elast&lt;/secondary-title&gt;&lt;/titles&gt;&lt;periodical&gt;&lt;full-title&gt;J Elast&lt;/full-title&gt;&lt;/periodical&gt;&lt;pages&gt;257-281&lt;/pages&gt;&lt;volume&gt;129&lt;/volume&gt;&lt;number&gt;1-2&lt;/number&gt;&lt;edition&gt;2018/04/11&lt;/edition&gt;&lt;keywords&gt;&lt;keyword&gt;adaptation&lt;/keyword&gt;&lt;keyword&gt;cardiac mechanics&lt;/keyword&gt;&lt;keyword&gt;computer model&lt;/keyword&gt;&lt;keyword&gt;overload&lt;/keyword&gt;&lt;keyword&gt;remodeling&lt;/keyword&gt;&lt;keyword&gt;ventricle&lt;/keyword&gt;&lt;/keywords&gt;&lt;dates&gt;&lt;year&gt;2017&lt;/year&gt;&lt;pub-dates&gt;&lt;date&gt;Dec&lt;/date&gt;&lt;/pub-dates&gt;&lt;/dates&gt;&lt;isbn&gt;0374-3535 (Print)&amp;#xD;0374-3535 (Linking)&lt;/isbn&gt;&lt;accession-num&gt;29632418&lt;/accession-num&gt;&lt;urls&gt;&lt;related-urls&gt;&lt;url&gt;https://www.ncbi.nlm.nih.gov/pubmed/29632418&lt;/url&gt;&lt;/related-urls&gt;&lt;/urls&gt;&lt;custom2&gt;PMC5889094&lt;/custom2&gt;&lt;electronic-resource-num&gt;10.1007/s10659-017-9631-8&lt;/electronic-resource-num&gt;&lt;/record&gt;&lt;/Cite&gt;&lt;/EndNote&gt;</w:instrText>
      </w:r>
      <w:r w:rsidR="003A5B0B">
        <w:rPr>
          <w:rFonts w:asciiTheme="minorBidi" w:hAnsiTheme="minorBidi"/>
          <w:sz w:val="22"/>
          <w:szCs w:val="22"/>
        </w:rPr>
        <w:fldChar w:fldCharType="separate"/>
      </w:r>
      <w:r w:rsidR="003A5B0B">
        <w:rPr>
          <w:rFonts w:asciiTheme="minorBidi" w:hAnsiTheme="minorBidi"/>
          <w:noProof/>
          <w:sz w:val="22"/>
          <w:szCs w:val="22"/>
        </w:rPr>
        <w:t>(13)</w:t>
      </w:r>
      <w:r w:rsidR="003A5B0B">
        <w:rPr>
          <w:rFonts w:asciiTheme="minorBidi" w:hAnsiTheme="minorBidi"/>
          <w:sz w:val="22"/>
          <w:szCs w:val="22"/>
        </w:rPr>
        <w:fldChar w:fldCharType="end"/>
      </w:r>
      <w:r w:rsidR="005737C9">
        <w:rPr>
          <w:rFonts w:asciiTheme="minorBidi" w:hAnsiTheme="minorBidi"/>
          <w:sz w:val="22"/>
          <w:szCs w:val="22"/>
        </w:rPr>
        <w:t xml:space="preserve">. </w:t>
      </w:r>
      <w:r w:rsidR="00D608A4">
        <w:rPr>
          <w:rFonts w:asciiTheme="minorBidi" w:hAnsiTheme="minorBidi"/>
          <w:sz w:val="22"/>
          <w:szCs w:val="22"/>
        </w:rPr>
        <w:t>However,</w:t>
      </w:r>
      <w:r w:rsidR="00510552">
        <w:rPr>
          <w:rFonts w:asciiTheme="minorBidi" w:hAnsiTheme="minorBidi"/>
          <w:sz w:val="22"/>
          <w:szCs w:val="22"/>
        </w:rPr>
        <w:t xml:space="preserve"> they were unsuccessful in </w:t>
      </w:r>
      <w:r w:rsidR="00E20DDC">
        <w:rPr>
          <w:rFonts w:asciiTheme="minorBidi" w:hAnsiTheme="minorBidi"/>
          <w:sz w:val="22"/>
          <w:szCs w:val="22"/>
        </w:rPr>
        <w:t>predicting reverse growth that was typically reported</w:t>
      </w:r>
      <w:r w:rsidR="0025051E">
        <w:rPr>
          <w:rFonts w:asciiTheme="minorBidi" w:hAnsiTheme="minorBidi"/>
          <w:sz w:val="22"/>
          <w:szCs w:val="22"/>
        </w:rPr>
        <w:t xml:space="preserve"> in the </w:t>
      </w:r>
      <w:r w:rsidR="00BE495F">
        <w:rPr>
          <w:rFonts w:asciiTheme="minorBidi" w:hAnsiTheme="minorBidi"/>
          <w:sz w:val="22"/>
          <w:szCs w:val="22"/>
        </w:rPr>
        <w:t xml:space="preserve">animal data. </w:t>
      </w:r>
      <w:r w:rsidR="00990E3F">
        <w:rPr>
          <w:rFonts w:asciiTheme="minorBidi" w:hAnsiTheme="minorBidi"/>
          <w:sz w:val="22"/>
          <w:szCs w:val="22"/>
        </w:rPr>
        <w:t xml:space="preserve">Lee et al. </w:t>
      </w:r>
      <w:r w:rsidR="00C81196">
        <w:rPr>
          <w:rFonts w:asciiTheme="minorBidi" w:hAnsiTheme="minorBidi"/>
          <w:sz w:val="22"/>
          <w:szCs w:val="22"/>
        </w:rPr>
        <w:fldChar w:fldCharType="begin"/>
      </w:r>
      <w:r w:rsidR="00C81196">
        <w:rPr>
          <w:rFonts w:asciiTheme="minorBidi" w:hAnsiTheme="minorBidi"/>
          <w:sz w:val="22"/>
          <w:szCs w:val="22"/>
        </w:rPr>
        <w:instrText xml:space="preserve"> ADDIN EN.CITE &lt;EndNote&gt;&lt;Cite&gt;&lt;Author&gt;Lee&lt;/Author&gt;&lt;Year&gt;2015&lt;/Year&gt;&lt;RecNum&gt;80&lt;/RecNum&gt;&lt;DisplayText&gt;(29)&lt;/DisplayText&gt;&lt;record&gt;&lt;rec-number&gt;80&lt;/rec-number&gt;&lt;foreign-keys&gt;&lt;key app="EN" db-id="9rxfwr5p1pszwee29srxx9d1zz9v0vrxtwp0" timestamp="1617326282"&gt;80&lt;/key&gt;&lt;/foreign-keys&gt;&lt;ref-type name="Journal Article"&gt;17&lt;/ref-type&gt;&lt;contributors&gt;&lt;authors&gt;&lt;author&gt;Lee, L. C.&lt;/author&gt;&lt;author&gt;Genet, M.&lt;/author&gt;&lt;author&gt;Acevedo-Bolton, G.&lt;/author&gt;&lt;author&gt;Ordovas, K.&lt;/author&gt;&lt;author&gt;Guccione, J. M.&lt;/author&gt;&lt;author&gt;Kuhl, E.&lt;/author&gt;&lt;/authors&gt;&lt;/contributors&gt;&lt;auth-address&gt;Department of Surgery, School of Medicine, University of California at San Francisco, San Francisco, CA, 94143, USA, likchuan@gmail.com.&lt;/auth-address&gt;&lt;titles&gt;&lt;title&gt;A computational model that predicts reverse growth in response to mechanical unloading&lt;/title&gt;&lt;secondary-title&gt;Biomech Model Mechanobiol&lt;/secondary-title&gt;&lt;/titles&gt;&lt;periodical&gt;&lt;full-title&gt;Biomech Model Mechanobiol&lt;/full-title&gt;&lt;/periodical&gt;&lt;pages&gt;217-29&lt;/pages&gt;&lt;volume&gt;14&lt;/volume&gt;&lt;number&gt;2&lt;/number&gt;&lt;edition&gt;2014/06/04&lt;/edition&gt;&lt;keywords&gt;&lt;keyword&gt;Biomechanical Phenomena&lt;/keyword&gt;&lt;keyword&gt;Elasticity&lt;/keyword&gt;&lt;keyword&gt;Heart Ventricles/anatomy &amp;amp; histology/*growth &amp;amp; development&lt;/keyword&gt;&lt;keyword&gt;Humans&lt;/keyword&gt;&lt;keyword&gt;*Models, Cardiovascular&lt;/keyword&gt;&lt;keyword&gt;Pressure&lt;/keyword&gt;&lt;keyword&gt;*Stress, Mechanical&lt;/keyword&gt;&lt;keyword&gt;Weight-Bearing&lt;/keyword&gt;&lt;/keywords&gt;&lt;dates&gt;&lt;year&gt;2015&lt;/year&gt;&lt;pub-dates&gt;&lt;date&gt;Apr&lt;/date&gt;&lt;/pub-dates&gt;&lt;/dates&gt;&lt;isbn&gt;1617-7940 (Electronic)&amp;#xD;1617-7940 (Linking)&lt;/isbn&gt;&lt;accession-num&gt;24888270&lt;/accession-num&gt;&lt;urls&gt;&lt;related-urls&gt;&lt;url&gt;https://www.ncbi.nlm.nih.gov/pubmed/24888270&lt;/url&gt;&lt;/related-urls&gt;&lt;/urls&gt;&lt;custom2&gt;PMC4254895&lt;/custom2&gt;&lt;electronic-resource-num&gt;10.1007/s10237-014-0598-0&lt;/electronic-resource-num&gt;&lt;/record&gt;&lt;/Cite&gt;&lt;/EndNote&gt;</w:instrText>
      </w:r>
      <w:r w:rsidR="00C81196">
        <w:rPr>
          <w:rFonts w:asciiTheme="minorBidi" w:hAnsiTheme="minorBidi"/>
          <w:sz w:val="22"/>
          <w:szCs w:val="22"/>
        </w:rPr>
        <w:fldChar w:fldCharType="separate"/>
      </w:r>
      <w:r w:rsidR="00C81196">
        <w:rPr>
          <w:rFonts w:asciiTheme="minorBidi" w:hAnsiTheme="minorBidi"/>
          <w:noProof/>
          <w:sz w:val="22"/>
          <w:szCs w:val="22"/>
        </w:rPr>
        <w:t>(29)</w:t>
      </w:r>
      <w:r w:rsidR="00C81196">
        <w:rPr>
          <w:rFonts w:asciiTheme="minorBidi" w:hAnsiTheme="minorBidi"/>
          <w:sz w:val="22"/>
          <w:szCs w:val="22"/>
        </w:rPr>
        <w:fldChar w:fldCharType="end"/>
      </w:r>
      <w:r w:rsidR="00C81196">
        <w:rPr>
          <w:rFonts w:asciiTheme="minorBidi" w:hAnsiTheme="minorBidi"/>
          <w:sz w:val="22"/>
          <w:szCs w:val="22"/>
        </w:rPr>
        <w:t xml:space="preserve"> </w:t>
      </w:r>
      <w:r w:rsidR="00F811D9">
        <w:rPr>
          <w:rFonts w:asciiTheme="minorBidi" w:hAnsiTheme="minorBidi"/>
          <w:sz w:val="22"/>
          <w:szCs w:val="22"/>
        </w:rPr>
        <w:t>improved the</w:t>
      </w:r>
      <w:r w:rsidR="00CD4D72">
        <w:rPr>
          <w:rFonts w:asciiTheme="minorBidi" w:hAnsiTheme="minorBidi"/>
          <w:sz w:val="22"/>
          <w:szCs w:val="22"/>
        </w:rPr>
        <w:t xml:space="preserve"> growth law proposed by </w:t>
      </w:r>
      <w:r w:rsidR="00F811D9">
        <w:rPr>
          <w:rFonts w:asciiTheme="minorBidi" w:hAnsiTheme="minorBidi"/>
          <w:sz w:val="22"/>
          <w:szCs w:val="22"/>
        </w:rPr>
        <w:t xml:space="preserve">Goktope et al. </w:t>
      </w:r>
      <w:r w:rsidR="00D02189">
        <w:rPr>
          <w:rFonts w:asciiTheme="minorBidi" w:hAnsiTheme="minorBidi"/>
          <w:sz w:val="22"/>
          <w:szCs w:val="22"/>
        </w:rPr>
        <w:fldChar w:fldCharType="begin"/>
      </w:r>
      <w:r w:rsidR="00D02189">
        <w:rPr>
          <w:rFonts w:asciiTheme="minorBidi" w:hAnsiTheme="minorBidi"/>
          <w:sz w:val="22"/>
          <w:szCs w:val="22"/>
        </w:rPr>
        <w:instrText xml:space="preserve"> ADDIN EN.CITE &lt;EndNote&gt;&lt;Cite&gt;&lt;Author&gt;Goktepe&lt;/Author&gt;&lt;Year&gt;2010&lt;/Year&gt;&lt;RecNum&gt;5&lt;/RecNum&gt;&lt;DisplayText&gt;(10)&lt;/DisplayText&gt;&lt;record&gt;&lt;rec-number&gt;5&lt;/rec-number&gt;&lt;foreign-keys&gt;&lt;key app="EN" db-id="9rxfwr5p1pszwee29srxx9d1zz9v0vrxtwp0" timestamp="1610749043"&gt;5&lt;/key&gt;&lt;/foreign-keys&gt;&lt;ref-type name="Journal Article"&gt;17&lt;/ref-type&gt;&lt;contributors&gt;&lt;authors&gt;&lt;author&gt;Goktepe, S.&lt;/author&gt;&lt;author&gt;Abilez, O. J.&lt;/author&gt;&lt;author&gt;Parker, K. K.&lt;/author&gt;&lt;author&gt;Kuhl, E.&lt;/author&gt;&lt;/authors&gt;&lt;/contributors&gt;&lt;auth-address&gt;Department of Mechanical Engineering, Stanford University, 496 Lomita Mall, Stanford, CA 94305, USA. goktepe@stanford.edu&lt;/auth-address&gt;&lt;titles&gt;&lt;title&gt;A multiscale model for eccentric and concentric cardiac growth through sarcomerogenesis&lt;/title&gt;&lt;secondary-title&gt;J Theor Biol&lt;/secondary-title&gt;&lt;/titles&gt;&lt;periodical&gt;&lt;full-title&gt;J Theor Biol&lt;/full-title&gt;&lt;/periodical&gt;&lt;pages&gt;433-42&lt;/pages&gt;&lt;volume&gt;265&lt;/volume&gt;&lt;number&gt;3&lt;/number&gt;&lt;edition&gt;2010/05/08&lt;/edition&gt;&lt;keywords&gt;&lt;keyword&gt;Biomechanical Phenomena&lt;/keyword&gt;&lt;keyword&gt;Blood Pressure&lt;/keyword&gt;&lt;keyword&gt;Cardiomegaly/*physiopathology&lt;/keyword&gt;&lt;keyword&gt;Cytoskeleton/ultrastructure&lt;/keyword&gt;&lt;keyword&gt;Finite Element Analysis&lt;/keyword&gt;&lt;keyword&gt;Heart/*growth &amp;amp; development&lt;/keyword&gt;&lt;keyword&gt;Heart Ventricles/physiopathology&lt;/keyword&gt;&lt;keyword&gt;Hemodynamics&lt;/keyword&gt;&lt;keyword&gt;Humans&lt;/keyword&gt;&lt;keyword&gt;*Models, Cardiovascular&lt;/keyword&gt;&lt;keyword&gt;Sarcomeres/*physiology&lt;/keyword&gt;&lt;keyword&gt;Stress, Mechanical&lt;/keyword&gt;&lt;/keywords&gt;&lt;dates&gt;&lt;year&gt;2010&lt;/year&gt;&lt;pub-dates&gt;&lt;date&gt;Aug 7&lt;/date&gt;&lt;/pub-dates&gt;&lt;/dates&gt;&lt;isbn&gt;1095-8541 (Electronic)&amp;#xD;0022-5193 (Linking)&lt;/isbn&gt;&lt;accession-num&gt;20447409&lt;/accession-num&gt;&lt;urls&gt;&lt;related-urls&gt;&lt;url&gt;https://www.ncbi.nlm.nih.gov/pubmed/20447409&lt;/url&gt;&lt;/related-urls&gt;&lt;/urls&gt;&lt;electronic-resource-num&gt;10.1016/j.jtbi.2010.04.023&lt;/electronic-resource-num&gt;&lt;/record&gt;&lt;/Cite&gt;&lt;/EndNote&gt;</w:instrText>
      </w:r>
      <w:r w:rsidR="00D02189">
        <w:rPr>
          <w:rFonts w:asciiTheme="minorBidi" w:hAnsiTheme="minorBidi"/>
          <w:sz w:val="22"/>
          <w:szCs w:val="22"/>
        </w:rPr>
        <w:fldChar w:fldCharType="separate"/>
      </w:r>
      <w:r w:rsidR="00D02189">
        <w:rPr>
          <w:rFonts w:asciiTheme="minorBidi" w:hAnsiTheme="minorBidi"/>
          <w:noProof/>
          <w:sz w:val="22"/>
          <w:szCs w:val="22"/>
        </w:rPr>
        <w:t>(10)</w:t>
      </w:r>
      <w:r w:rsidR="00D02189">
        <w:rPr>
          <w:rFonts w:asciiTheme="minorBidi" w:hAnsiTheme="minorBidi"/>
          <w:sz w:val="22"/>
          <w:szCs w:val="22"/>
        </w:rPr>
        <w:fldChar w:fldCharType="end"/>
      </w:r>
      <w:r w:rsidR="00D02189">
        <w:rPr>
          <w:rFonts w:asciiTheme="minorBidi" w:hAnsiTheme="minorBidi"/>
          <w:sz w:val="22"/>
          <w:szCs w:val="22"/>
        </w:rPr>
        <w:t xml:space="preserve"> and could capture </w:t>
      </w:r>
      <w:r w:rsidR="00694C7C">
        <w:rPr>
          <w:rFonts w:asciiTheme="minorBidi" w:hAnsiTheme="minorBidi"/>
          <w:sz w:val="22"/>
          <w:szCs w:val="22"/>
        </w:rPr>
        <w:t>cardiac atrophy when the volume overloading was removed.</w:t>
      </w:r>
      <w:r w:rsidR="003A49D2">
        <w:rPr>
          <w:rFonts w:asciiTheme="minorBidi" w:hAnsiTheme="minorBidi"/>
          <w:sz w:val="22"/>
          <w:szCs w:val="22"/>
        </w:rPr>
        <w:t xml:space="preserve"> </w:t>
      </w:r>
      <w:r w:rsidR="004C24CE">
        <w:rPr>
          <w:rFonts w:asciiTheme="minorBidi" w:hAnsiTheme="minorBidi"/>
          <w:sz w:val="22"/>
          <w:szCs w:val="22"/>
        </w:rPr>
        <w:t>In contrast to existing models, our model</w:t>
      </w:r>
      <w:r w:rsidR="000F7E7F">
        <w:rPr>
          <w:rFonts w:asciiTheme="minorBidi" w:hAnsiTheme="minorBidi"/>
          <w:sz w:val="22"/>
          <w:szCs w:val="22"/>
        </w:rPr>
        <w:t xml:space="preserve"> was properly able to reflect the effect of ventricular unloading on </w:t>
      </w:r>
      <w:r w:rsidR="00706543">
        <w:rPr>
          <w:rFonts w:asciiTheme="minorBidi" w:hAnsiTheme="minorBidi"/>
          <w:sz w:val="22"/>
          <w:szCs w:val="22"/>
        </w:rPr>
        <w:t xml:space="preserve">capturing </w:t>
      </w:r>
      <w:r w:rsidR="000F7E7F">
        <w:rPr>
          <w:rFonts w:asciiTheme="minorBidi" w:hAnsiTheme="minorBidi"/>
          <w:sz w:val="22"/>
          <w:szCs w:val="22"/>
        </w:rPr>
        <w:t>the reverse growth</w:t>
      </w:r>
      <w:r w:rsidR="008354CC">
        <w:rPr>
          <w:rFonts w:asciiTheme="minorBidi" w:hAnsiTheme="minorBidi"/>
          <w:sz w:val="22"/>
          <w:szCs w:val="22"/>
        </w:rPr>
        <w:t xml:space="preserve"> of the ventricle (atrophy)</w:t>
      </w:r>
      <w:r w:rsidR="00706543">
        <w:rPr>
          <w:rFonts w:asciiTheme="minorBidi" w:hAnsiTheme="minorBidi"/>
          <w:sz w:val="22"/>
          <w:szCs w:val="22"/>
        </w:rPr>
        <w:t xml:space="preserve">. This </w:t>
      </w:r>
      <w:r w:rsidR="008354CC">
        <w:rPr>
          <w:rFonts w:asciiTheme="minorBidi" w:hAnsiTheme="minorBidi"/>
          <w:sz w:val="22"/>
          <w:szCs w:val="22"/>
        </w:rPr>
        <w:t>provide</w:t>
      </w:r>
      <w:r w:rsidR="009E2765">
        <w:rPr>
          <w:rFonts w:asciiTheme="minorBidi" w:hAnsiTheme="minorBidi"/>
          <w:sz w:val="22"/>
          <w:szCs w:val="22"/>
        </w:rPr>
        <w:t>s</w:t>
      </w:r>
      <w:r w:rsidR="008354CC">
        <w:rPr>
          <w:rFonts w:asciiTheme="minorBidi" w:hAnsiTheme="minorBidi"/>
          <w:sz w:val="22"/>
          <w:szCs w:val="22"/>
        </w:rPr>
        <w:t xml:space="preserve"> an </w:t>
      </w:r>
      <w:r w:rsidR="009E2765">
        <w:rPr>
          <w:rFonts w:asciiTheme="minorBidi" w:hAnsiTheme="minorBidi"/>
          <w:sz w:val="22"/>
          <w:szCs w:val="22"/>
        </w:rPr>
        <w:t xml:space="preserve">ideal computational framework </w:t>
      </w:r>
      <w:r w:rsidR="00872A74">
        <w:rPr>
          <w:rFonts w:asciiTheme="minorBidi" w:hAnsiTheme="minorBidi"/>
          <w:sz w:val="22"/>
          <w:szCs w:val="22"/>
        </w:rPr>
        <w:t>for evaluating</w:t>
      </w:r>
      <w:r w:rsidR="009E2765">
        <w:rPr>
          <w:rFonts w:asciiTheme="minorBidi" w:hAnsiTheme="minorBidi"/>
          <w:sz w:val="22"/>
          <w:szCs w:val="22"/>
        </w:rPr>
        <w:t xml:space="preserve"> different </w:t>
      </w:r>
      <w:r w:rsidR="001B33A8">
        <w:rPr>
          <w:rFonts w:asciiTheme="minorBidi" w:hAnsiTheme="minorBidi"/>
          <w:sz w:val="22"/>
          <w:szCs w:val="22"/>
        </w:rPr>
        <w:t>valvular treatments</w:t>
      </w:r>
      <w:r w:rsidR="00A03F0E">
        <w:rPr>
          <w:rFonts w:asciiTheme="minorBidi" w:hAnsiTheme="minorBidi"/>
          <w:sz w:val="22"/>
          <w:szCs w:val="22"/>
        </w:rPr>
        <w:t xml:space="preserve"> </w:t>
      </w:r>
      <w:r w:rsidR="0067180F">
        <w:rPr>
          <w:rFonts w:asciiTheme="minorBidi" w:hAnsiTheme="minorBidi"/>
          <w:sz w:val="22"/>
          <w:szCs w:val="22"/>
        </w:rPr>
        <w:t xml:space="preserve">of the heart. </w:t>
      </w:r>
    </w:p>
    <w:p w14:paraId="71336B1B" w14:textId="1203F29B" w:rsidR="005F44F2" w:rsidRPr="0096334D" w:rsidRDefault="00103495" w:rsidP="009C4503">
      <w:pPr>
        <w:spacing w:line="276" w:lineRule="auto"/>
        <w:ind w:firstLine="720"/>
        <w:jc w:val="both"/>
        <w:rPr>
          <w:rFonts w:asciiTheme="minorBidi" w:hAnsiTheme="minorBidi"/>
          <w:sz w:val="22"/>
          <w:szCs w:val="22"/>
        </w:rPr>
      </w:pPr>
      <w:r>
        <w:rPr>
          <w:rFonts w:asciiTheme="minorBidi" w:hAnsiTheme="minorBidi"/>
          <w:sz w:val="22"/>
          <w:szCs w:val="22"/>
        </w:rPr>
        <w:lastRenderedPageBreak/>
        <w:t>Eventually</w:t>
      </w:r>
      <w:r w:rsidR="00613FDC">
        <w:rPr>
          <w:rFonts w:asciiTheme="minorBidi" w:hAnsiTheme="minorBidi"/>
          <w:sz w:val="22"/>
          <w:szCs w:val="22"/>
        </w:rPr>
        <w:t xml:space="preserve">, </w:t>
      </w:r>
      <w:r>
        <w:rPr>
          <w:rFonts w:asciiTheme="minorBidi" w:hAnsiTheme="minorBidi"/>
          <w:sz w:val="22"/>
          <w:szCs w:val="22"/>
        </w:rPr>
        <w:t>in contrast to</w:t>
      </w:r>
      <w:r w:rsidR="00204390">
        <w:rPr>
          <w:rFonts w:asciiTheme="minorBidi" w:hAnsiTheme="minorBidi"/>
          <w:sz w:val="22"/>
          <w:szCs w:val="22"/>
        </w:rPr>
        <w:t xml:space="preserve"> </w:t>
      </w:r>
      <w:r w:rsidR="00B81E1A">
        <w:rPr>
          <w:rFonts w:asciiTheme="minorBidi" w:hAnsiTheme="minorBidi"/>
          <w:sz w:val="22"/>
          <w:szCs w:val="22"/>
        </w:rPr>
        <w:t>admired</w:t>
      </w:r>
      <w:r w:rsidR="00204390">
        <w:rPr>
          <w:rFonts w:asciiTheme="minorBidi" w:hAnsiTheme="minorBidi"/>
          <w:sz w:val="22"/>
          <w:szCs w:val="22"/>
        </w:rPr>
        <w:t xml:space="preserve"> works</w:t>
      </w:r>
      <w:r w:rsidR="00541A15">
        <w:rPr>
          <w:rFonts w:asciiTheme="minorBidi" w:hAnsiTheme="minorBidi"/>
          <w:sz w:val="22"/>
          <w:szCs w:val="22"/>
        </w:rPr>
        <w:t xml:space="preserve"> </w:t>
      </w:r>
      <w:r w:rsidR="00760A6A">
        <w:rPr>
          <w:rFonts w:asciiTheme="minorBidi" w:hAnsiTheme="minorBidi"/>
          <w:sz w:val="22"/>
          <w:szCs w:val="22"/>
        </w:rPr>
        <w:fldChar w:fldCharType="begin">
          <w:fldData xml:space="preserve">PEVuZE5vdGU+PENpdGU+PEF1dGhvcj5Hb2t0ZXBlPC9BdXRob3I+PFllYXI+MjAxMDwvWWVhcj48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</w:fldData>
        </w:fldChar>
      </w:r>
      <w:r w:rsidR="00A5370C">
        <w:rPr>
          <w:rFonts w:asciiTheme="minorBidi" w:hAnsiTheme="minorBidi"/>
          <w:sz w:val="22"/>
          <w:szCs w:val="22"/>
        </w:rPr>
        <w:instrText xml:space="preserve"> ADDIN EN.CITE </w:instrText>
      </w:r>
      <w:r w:rsidR="00A5370C">
        <w:rPr>
          <w:rFonts w:asciiTheme="minorBidi" w:hAnsiTheme="minorBidi"/>
          <w:sz w:val="22"/>
          <w:szCs w:val="22"/>
        </w:rPr>
        <w:fldChar w:fldCharType="begin">
          <w:fldData xml:space="preserve">PEVuZE5vdGU+PENpdGU+PEF1dGhvcj5Hb2t0ZXBlPC9BdXRob3I+PFllYXI+MjAxMDwvWWVhcj48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</w:fldData>
        </w:fldChar>
      </w:r>
      <w:r w:rsidR="00A5370C">
        <w:rPr>
          <w:rFonts w:asciiTheme="minorBidi" w:hAnsiTheme="minorBidi"/>
          <w:sz w:val="22"/>
          <w:szCs w:val="22"/>
        </w:rPr>
        <w:instrText xml:space="preserve"> ADDIN EN.CITE.DATA </w:instrText>
      </w:r>
      <w:r w:rsidR="00A5370C">
        <w:rPr>
          <w:rFonts w:asciiTheme="minorBidi" w:hAnsiTheme="minorBidi"/>
          <w:sz w:val="22"/>
          <w:szCs w:val="22"/>
        </w:rPr>
      </w:r>
      <w:r w:rsidR="00A5370C">
        <w:rPr>
          <w:rFonts w:asciiTheme="minorBidi" w:hAnsiTheme="minorBidi"/>
          <w:sz w:val="22"/>
          <w:szCs w:val="22"/>
        </w:rPr>
        <w:fldChar w:fldCharType="end"/>
      </w:r>
      <w:r w:rsidR="00760A6A">
        <w:rPr>
          <w:rFonts w:asciiTheme="minorBidi" w:hAnsiTheme="minorBidi"/>
          <w:sz w:val="22"/>
          <w:szCs w:val="22"/>
        </w:rPr>
      </w:r>
      <w:r w:rsidR="00760A6A">
        <w:rPr>
          <w:rFonts w:asciiTheme="minorBidi" w:hAnsiTheme="minorBidi"/>
          <w:sz w:val="22"/>
          <w:szCs w:val="22"/>
        </w:rPr>
        <w:fldChar w:fldCharType="separate"/>
      </w:r>
      <w:r w:rsidR="00A5370C">
        <w:rPr>
          <w:rFonts w:asciiTheme="minorBidi" w:hAnsiTheme="minorBidi"/>
          <w:noProof/>
          <w:sz w:val="22"/>
          <w:szCs w:val="22"/>
        </w:rPr>
        <w:t>(9, 10, 29, 71)</w:t>
      </w:r>
      <w:r w:rsidR="00760A6A">
        <w:rPr>
          <w:rFonts w:asciiTheme="minorBidi" w:hAnsiTheme="minorBidi"/>
          <w:sz w:val="22"/>
          <w:szCs w:val="22"/>
        </w:rPr>
        <w:fldChar w:fldCharType="end"/>
      </w:r>
      <w:r w:rsidR="00204390">
        <w:rPr>
          <w:rFonts w:asciiTheme="minorBidi" w:hAnsiTheme="minorBidi"/>
          <w:sz w:val="22"/>
          <w:szCs w:val="22"/>
        </w:rPr>
        <w:t xml:space="preserve"> </w:t>
      </w:r>
      <w:r w:rsidR="00D4526B">
        <w:rPr>
          <w:rFonts w:asciiTheme="minorBidi" w:hAnsiTheme="minorBidi"/>
          <w:sz w:val="22"/>
          <w:szCs w:val="22"/>
        </w:rPr>
        <w:t xml:space="preserve">in computational modeling of cardiac </w:t>
      </w:r>
      <w:r w:rsidR="00541A15">
        <w:rPr>
          <w:rFonts w:asciiTheme="minorBidi" w:hAnsiTheme="minorBidi"/>
          <w:sz w:val="22"/>
          <w:szCs w:val="22"/>
        </w:rPr>
        <w:t>hypertrophy based on the</w:t>
      </w:r>
      <w:r w:rsidR="009335C3">
        <w:rPr>
          <w:rFonts w:asciiTheme="minorBidi" w:hAnsiTheme="minorBidi"/>
          <w:sz w:val="22"/>
          <w:szCs w:val="22"/>
        </w:rPr>
        <w:t xml:space="preserve"> “kinematic growth” theory</w:t>
      </w:r>
      <w:r w:rsidR="003A5D1A">
        <w:rPr>
          <w:rFonts w:asciiTheme="minorBidi" w:hAnsiTheme="minorBidi"/>
          <w:sz w:val="22"/>
          <w:szCs w:val="22"/>
        </w:rPr>
        <w:t xml:space="preserve">, this work did not use </w:t>
      </w:r>
      <w:r w:rsidR="00257423">
        <w:rPr>
          <w:rFonts w:asciiTheme="minorBidi" w:hAnsiTheme="minorBidi"/>
          <w:sz w:val="22"/>
          <w:szCs w:val="22"/>
        </w:rPr>
        <w:t>any constrain</w:t>
      </w:r>
      <w:r w:rsidR="00D766A5">
        <w:rPr>
          <w:rFonts w:asciiTheme="minorBidi" w:hAnsiTheme="minorBidi"/>
          <w:sz w:val="22"/>
          <w:szCs w:val="22"/>
        </w:rPr>
        <w:t>t</w:t>
      </w:r>
      <w:r w:rsidR="00257423">
        <w:rPr>
          <w:rFonts w:asciiTheme="minorBidi" w:hAnsiTheme="minorBidi"/>
          <w:sz w:val="22"/>
          <w:szCs w:val="22"/>
        </w:rPr>
        <w:t xml:space="preserve"> </w:t>
      </w:r>
      <w:r w:rsidR="00D766A5">
        <w:rPr>
          <w:rFonts w:asciiTheme="minorBidi" w:hAnsiTheme="minorBidi"/>
          <w:sz w:val="22"/>
          <w:szCs w:val="22"/>
        </w:rPr>
        <w:t>on</w:t>
      </w:r>
      <w:r w:rsidR="003A5D1A">
        <w:rPr>
          <w:rFonts w:asciiTheme="minorBidi" w:hAnsiTheme="minorBidi"/>
          <w:sz w:val="22"/>
          <w:szCs w:val="22"/>
        </w:rPr>
        <w:t xml:space="preserve"> the growth </w:t>
      </w:r>
      <w:r w:rsidR="00F93841">
        <w:rPr>
          <w:rFonts w:asciiTheme="minorBidi" w:hAnsiTheme="minorBidi"/>
          <w:sz w:val="22"/>
          <w:szCs w:val="22"/>
        </w:rPr>
        <w:t>signals.</w:t>
      </w:r>
      <w:r w:rsidR="00350954">
        <w:rPr>
          <w:rFonts w:asciiTheme="minorBidi" w:hAnsiTheme="minorBidi"/>
          <w:sz w:val="22"/>
          <w:szCs w:val="22"/>
        </w:rPr>
        <w:t xml:space="preserve"> The growth sub-model continues the regulation of controlled parameters (i.e. ventricle wall volume and serial number of half-sarcomeres) until the </w:t>
      </w:r>
      <w:r w:rsidR="000C4DEA">
        <w:rPr>
          <w:rFonts w:asciiTheme="minorBidi" w:hAnsiTheme="minorBidi"/>
          <w:sz w:val="22"/>
          <w:szCs w:val="22"/>
        </w:rPr>
        <w:t xml:space="preserve">simulation reach to a new steady state and </w:t>
      </w:r>
      <w:r w:rsidR="002476B8">
        <w:rPr>
          <w:rFonts w:asciiTheme="minorBidi" w:hAnsiTheme="minorBidi"/>
          <w:sz w:val="22"/>
          <w:szCs w:val="22"/>
        </w:rPr>
        <w:t xml:space="preserve">maintain the stimuli signals </w:t>
      </w:r>
      <w:r w:rsidR="009C4503">
        <w:rPr>
          <w:rFonts w:asciiTheme="minorBidi" w:hAnsiTheme="minorBidi"/>
          <w:sz w:val="22"/>
          <w:szCs w:val="22"/>
        </w:rPr>
        <w:t xml:space="preserve">at the homeostatic level. </w:t>
      </w:r>
    </w:p>
    <w:p w14:paraId="1AB0B71C" w14:textId="72BE50CE" w:rsidR="00B51064" w:rsidRDefault="001F17D7" w:rsidP="002112B6">
      <w:pPr>
        <w:spacing w:line="276" w:lineRule="auto"/>
        <w:jc w:val="both"/>
        <w:rPr>
          <w:rFonts w:asciiTheme="minorBidi" w:hAnsiTheme="minorBidi"/>
          <w:b/>
          <w:bCs/>
          <w:i/>
          <w:iCs/>
          <w:sz w:val="22"/>
          <w:szCs w:val="22"/>
        </w:rPr>
      </w:pPr>
      <w:r w:rsidRPr="0096334D">
        <w:rPr>
          <w:rFonts w:asciiTheme="minorBidi" w:hAnsiTheme="minorBidi"/>
          <w:b/>
          <w:bCs/>
          <w:i/>
          <w:iCs/>
          <w:sz w:val="22"/>
          <w:szCs w:val="22"/>
        </w:rPr>
        <w:t xml:space="preserve">Future </w:t>
      </w:r>
      <w:r w:rsidR="003C3703">
        <w:rPr>
          <w:rFonts w:asciiTheme="minorBidi" w:hAnsiTheme="minorBidi"/>
          <w:b/>
          <w:bCs/>
          <w:i/>
          <w:iCs/>
          <w:sz w:val="22"/>
          <w:szCs w:val="22"/>
        </w:rPr>
        <w:t>perspective</w:t>
      </w:r>
    </w:p>
    <w:p w14:paraId="74D290E6" w14:textId="02A2DFC6" w:rsidR="00126288" w:rsidRDefault="00DB3D8A" w:rsidP="004C7BE8">
      <w:pPr>
        <w:spacing w:line="276" w:lineRule="auto"/>
        <w:jc w:val="both"/>
        <w:rPr>
          <w:rFonts w:asciiTheme="minorBidi" w:hAnsiTheme="minorBidi"/>
          <w:sz w:val="22"/>
          <w:szCs w:val="22"/>
        </w:rPr>
      </w:pPr>
      <w:r>
        <w:rPr>
          <w:rFonts w:asciiTheme="minorBidi" w:hAnsiTheme="minorBidi"/>
          <w:sz w:val="22"/>
          <w:szCs w:val="22"/>
        </w:rPr>
        <w:t xml:space="preserve">Introduced model in this study </w:t>
      </w:r>
      <w:r w:rsidR="00EA0108">
        <w:rPr>
          <w:rFonts w:asciiTheme="minorBidi" w:hAnsiTheme="minorBidi"/>
          <w:sz w:val="22"/>
          <w:szCs w:val="22"/>
        </w:rPr>
        <w:t xml:space="preserve">has created a </w:t>
      </w:r>
      <w:r w:rsidR="009E43F0">
        <w:rPr>
          <w:rFonts w:asciiTheme="minorBidi" w:hAnsiTheme="minorBidi"/>
          <w:sz w:val="22"/>
          <w:szCs w:val="22"/>
        </w:rPr>
        <w:t xml:space="preserve">robust </w:t>
      </w:r>
      <w:r w:rsidR="00E5407C">
        <w:rPr>
          <w:rFonts w:asciiTheme="minorBidi" w:hAnsiTheme="minorBidi"/>
          <w:sz w:val="22"/>
          <w:szCs w:val="22"/>
        </w:rPr>
        <w:t xml:space="preserve">multiscale </w:t>
      </w:r>
      <w:r w:rsidR="009E43F0">
        <w:rPr>
          <w:rFonts w:asciiTheme="minorBidi" w:hAnsiTheme="minorBidi"/>
          <w:sz w:val="22"/>
          <w:szCs w:val="22"/>
        </w:rPr>
        <w:t xml:space="preserve">framework </w:t>
      </w:r>
      <w:r w:rsidR="00E5407C">
        <w:rPr>
          <w:rFonts w:asciiTheme="minorBidi" w:hAnsiTheme="minorBidi"/>
          <w:sz w:val="22"/>
          <w:szCs w:val="22"/>
        </w:rPr>
        <w:t xml:space="preserve">for simulating the </w:t>
      </w:r>
      <w:r w:rsidR="00FE1DE3">
        <w:rPr>
          <w:rFonts w:asciiTheme="minorBidi" w:hAnsiTheme="minorBidi"/>
          <w:sz w:val="22"/>
          <w:szCs w:val="22"/>
        </w:rPr>
        <w:t>cardiovascular function</w:t>
      </w:r>
      <w:r w:rsidR="00AD5372">
        <w:rPr>
          <w:rFonts w:asciiTheme="minorBidi" w:hAnsiTheme="minorBidi"/>
          <w:sz w:val="22"/>
          <w:szCs w:val="22"/>
        </w:rPr>
        <w:t xml:space="preserve">. </w:t>
      </w:r>
      <w:r w:rsidR="00FE1DE3">
        <w:rPr>
          <w:rFonts w:asciiTheme="minorBidi" w:hAnsiTheme="minorBidi"/>
          <w:sz w:val="22"/>
          <w:szCs w:val="22"/>
        </w:rPr>
        <w:t xml:space="preserve"> </w:t>
      </w:r>
      <w:r w:rsidR="00DC36BA">
        <w:rPr>
          <w:rFonts w:asciiTheme="minorBidi" w:hAnsiTheme="minorBidi"/>
          <w:sz w:val="22"/>
          <w:szCs w:val="22"/>
        </w:rPr>
        <w:t xml:space="preserve">This </w:t>
      </w:r>
      <w:r w:rsidR="0042208E">
        <w:rPr>
          <w:rFonts w:asciiTheme="minorBidi" w:hAnsiTheme="minorBidi"/>
          <w:sz w:val="22"/>
          <w:szCs w:val="22"/>
        </w:rPr>
        <w:t xml:space="preserve">new framework </w:t>
      </w:r>
      <w:r w:rsidR="004C7BE8">
        <w:rPr>
          <w:rFonts w:asciiTheme="minorBidi" w:hAnsiTheme="minorBidi"/>
          <w:sz w:val="22"/>
          <w:szCs w:val="22"/>
        </w:rPr>
        <w:t>can</w:t>
      </w:r>
      <w:r w:rsidR="00966434">
        <w:rPr>
          <w:rFonts w:asciiTheme="minorBidi" w:hAnsiTheme="minorBidi"/>
          <w:sz w:val="22"/>
          <w:szCs w:val="22"/>
        </w:rPr>
        <w:t xml:space="preserve"> </w:t>
      </w:r>
      <w:r w:rsidR="004D48C0">
        <w:rPr>
          <w:rFonts w:asciiTheme="minorBidi" w:hAnsiTheme="minorBidi"/>
          <w:sz w:val="22"/>
          <w:szCs w:val="22"/>
        </w:rPr>
        <w:t xml:space="preserve">predict any change in </w:t>
      </w:r>
      <w:r w:rsidR="00DC36BA">
        <w:rPr>
          <w:rFonts w:asciiTheme="minorBidi" w:hAnsiTheme="minorBidi"/>
          <w:sz w:val="22"/>
          <w:szCs w:val="22"/>
        </w:rPr>
        <w:t>the ventricular</w:t>
      </w:r>
      <w:r w:rsidR="007B7706">
        <w:rPr>
          <w:rFonts w:asciiTheme="minorBidi" w:hAnsiTheme="minorBidi"/>
          <w:sz w:val="22"/>
          <w:szCs w:val="22"/>
        </w:rPr>
        <w:t xml:space="preserve"> size and dimensions in response to any </w:t>
      </w:r>
      <w:r w:rsidR="004A2E3F">
        <w:rPr>
          <w:rFonts w:asciiTheme="minorBidi" w:hAnsiTheme="minorBidi"/>
          <w:sz w:val="22"/>
          <w:szCs w:val="22"/>
        </w:rPr>
        <w:t>altera</w:t>
      </w:r>
      <w:r w:rsidR="00125103">
        <w:rPr>
          <w:rFonts w:asciiTheme="minorBidi" w:hAnsiTheme="minorBidi"/>
          <w:sz w:val="22"/>
          <w:szCs w:val="22"/>
        </w:rPr>
        <w:t>t</w:t>
      </w:r>
      <w:r w:rsidR="004A2E3F">
        <w:rPr>
          <w:rFonts w:asciiTheme="minorBidi" w:hAnsiTheme="minorBidi"/>
          <w:sz w:val="22"/>
          <w:szCs w:val="22"/>
        </w:rPr>
        <w:t>ion</w:t>
      </w:r>
      <w:r w:rsidR="007B7706">
        <w:rPr>
          <w:rFonts w:asciiTheme="minorBidi" w:hAnsiTheme="minorBidi"/>
          <w:sz w:val="22"/>
          <w:szCs w:val="22"/>
        </w:rPr>
        <w:t xml:space="preserve"> in the ventricular loading</w:t>
      </w:r>
      <w:r w:rsidR="0042208E">
        <w:rPr>
          <w:rFonts w:asciiTheme="minorBidi" w:hAnsiTheme="minorBidi"/>
          <w:sz w:val="22"/>
          <w:szCs w:val="22"/>
        </w:rPr>
        <w:t xml:space="preserve"> while the arterial pressure is being regulated with the baroreflex feedback </w:t>
      </w:r>
      <w:r w:rsidR="007D050F">
        <w:rPr>
          <w:rFonts w:asciiTheme="minorBidi" w:hAnsiTheme="minorBidi"/>
          <w:sz w:val="22"/>
          <w:szCs w:val="22"/>
        </w:rPr>
        <w:t xml:space="preserve">loop. Therefore, in addition to simulating acute </w:t>
      </w:r>
      <w:r w:rsidR="00DB1522">
        <w:rPr>
          <w:rFonts w:asciiTheme="minorBidi" w:hAnsiTheme="minorBidi"/>
          <w:sz w:val="22"/>
          <w:szCs w:val="22"/>
        </w:rPr>
        <w:t>changes</w:t>
      </w:r>
      <w:r w:rsidR="007D050F">
        <w:rPr>
          <w:rFonts w:asciiTheme="minorBidi" w:hAnsiTheme="minorBidi"/>
          <w:sz w:val="22"/>
          <w:szCs w:val="22"/>
        </w:rPr>
        <w:t xml:space="preserve"> </w:t>
      </w:r>
      <w:r w:rsidR="00A2374A">
        <w:rPr>
          <w:rFonts w:asciiTheme="minorBidi" w:hAnsiTheme="minorBidi"/>
          <w:sz w:val="22"/>
          <w:szCs w:val="22"/>
        </w:rPr>
        <w:t xml:space="preserve">in </w:t>
      </w:r>
      <w:r w:rsidR="00DB1522">
        <w:rPr>
          <w:rFonts w:asciiTheme="minorBidi" w:hAnsiTheme="minorBidi"/>
          <w:sz w:val="22"/>
          <w:szCs w:val="22"/>
        </w:rPr>
        <w:t xml:space="preserve">valvular functions, it can be </w:t>
      </w:r>
      <w:r w:rsidR="00627BA5">
        <w:rPr>
          <w:rFonts w:asciiTheme="minorBidi" w:hAnsiTheme="minorBidi"/>
          <w:sz w:val="22"/>
          <w:szCs w:val="22"/>
        </w:rPr>
        <w:t xml:space="preserve">useful in </w:t>
      </w:r>
      <w:r w:rsidR="00125103">
        <w:rPr>
          <w:rFonts w:asciiTheme="minorBidi" w:hAnsiTheme="minorBidi"/>
          <w:sz w:val="22"/>
          <w:szCs w:val="22"/>
        </w:rPr>
        <w:t>investigating</w:t>
      </w:r>
      <w:r w:rsidR="00627BA5">
        <w:rPr>
          <w:rFonts w:asciiTheme="minorBidi" w:hAnsiTheme="minorBidi"/>
          <w:sz w:val="22"/>
          <w:szCs w:val="22"/>
        </w:rPr>
        <w:t xml:space="preserve"> the effects of other types </w:t>
      </w:r>
      <w:r w:rsidR="00F51C84">
        <w:rPr>
          <w:rFonts w:asciiTheme="minorBidi" w:hAnsiTheme="minorBidi"/>
          <w:sz w:val="22"/>
          <w:szCs w:val="22"/>
        </w:rPr>
        <w:t xml:space="preserve">alterations in </w:t>
      </w:r>
      <w:r w:rsidR="00627BA5">
        <w:rPr>
          <w:rFonts w:asciiTheme="minorBidi" w:hAnsiTheme="minorBidi"/>
          <w:sz w:val="22"/>
          <w:szCs w:val="22"/>
        </w:rPr>
        <w:t xml:space="preserve">ventricular </w:t>
      </w:r>
      <w:r w:rsidR="009F6F42">
        <w:rPr>
          <w:rFonts w:asciiTheme="minorBidi" w:hAnsiTheme="minorBidi"/>
          <w:sz w:val="22"/>
          <w:szCs w:val="22"/>
        </w:rPr>
        <w:t>loading</w:t>
      </w:r>
      <w:r w:rsidR="00F44DEB">
        <w:rPr>
          <w:rFonts w:asciiTheme="minorBidi" w:hAnsiTheme="minorBidi"/>
          <w:sz w:val="22"/>
          <w:szCs w:val="22"/>
        </w:rPr>
        <w:t>. For example</w:t>
      </w:r>
      <w:r w:rsidR="00A91A8F">
        <w:rPr>
          <w:rFonts w:asciiTheme="minorBidi" w:hAnsiTheme="minorBidi"/>
          <w:sz w:val="22"/>
          <w:szCs w:val="22"/>
        </w:rPr>
        <w:t>,</w:t>
      </w:r>
      <w:r w:rsidR="00F44DEB">
        <w:rPr>
          <w:rFonts w:asciiTheme="minorBidi" w:hAnsiTheme="minorBidi"/>
          <w:sz w:val="22"/>
          <w:szCs w:val="22"/>
        </w:rPr>
        <w:t xml:space="preserve"> </w:t>
      </w:r>
      <w:r w:rsidR="00A91A8F">
        <w:rPr>
          <w:rFonts w:asciiTheme="minorBidi" w:hAnsiTheme="minorBidi"/>
          <w:sz w:val="22"/>
          <w:szCs w:val="22"/>
        </w:rPr>
        <w:t>left ventricular</w:t>
      </w:r>
      <w:r w:rsidR="00F44DEB">
        <w:rPr>
          <w:rFonts w:asciiTheme="minorBidi" w:hAnsiTheme="minorBidi"/>
          <w:sz w:val="22"/>
          <w:szCs w:val="22"/>
        </w:rPr>
        <w:t xml:space="preserve"> assisting device</w:t>
      </w:r>
      <w:r w:rsidR="005D52DA">
        <w:rPr>
          <w:rFonts w:asciiTheme="minorBidi" w:hAnsiTheme="minorBidi"/>
          <w:sz w:val="22"/>
          <w:szCs w:val="22"/>
        </w:rPr>
        <w:t xml:space="preserve"> (LVAD) </w:t>
      </w:r>
      <w:r w:rsidR="00345475">
        <w:rPr>
          <w:rFonts w:asciiTheme="minorBidi" w:hAnsiTheme="minorBidi"/>
          <w:sz w:val="22"/>
          <w:szCs w:val="22"/>
        </w:rPr>
        <w:t xml:space="preserve">is a mechanical </w:t>
      </w:r>
      <w:r w:rsidR="00C224A0">
        <w:rPr>
          <w:rFonts w:asciiTheme="minorBidi" w:hAnsiTheme="minorBidi"/>
          <w:sz w:val="22"/>
          <w:szCs w:val="22"/>
        </w:rPr>
        <w:t>pump</w:t>
      </w:r>
      <w:r w:rsidR="00345475">
        <w:rPr>
          <w:rFonts w:asciiTheme="minorBidi" w:hAnsiTheme="minorBidi"/>
          <w:sz w:val="22"/>
          <w:szCs w:val="22"/>
        </w:rPr>
        <w:t xml:space="preserve"> </w:t>
      </w:r>
      <w:r w:rsidR="004B1CB8">
        <w:rPr>
          <w:rFonts w:asciiTheme="minorBidi" w:hAnsiTheme="minorBidi"/>
          <w:sz w:val="22"/>
          <w:szCs w:val="22"/>
        </w:rPr>
        <w:t>that</w:t>
      </w:r>
      <w:r w:rsidR="00C224A0">
        <w:rPr>
          <w:rFonts w:asciiTheme="minorBidi" w:hAnsiTheme="minorBidi"/>
          <w:sz w:val="22"/>
          <w:szCs w:val="22"/>
        </w:rPr>
        <w:t xml:space="preserve"> is being used </w:t>
      </w:r>
      <w:r w:rsidR="00094C35">
        <w:rPr>
          <w:rFonts w:asciiTheme="minorBidi" w:hAnsiTheme="minorBidi"/>
          <w:sz w:val="22"/>
          <w:szCs w:val="22"/>
        </w:rPr>
        <w:t xml:space="preserve">to help the weakened hearts to pump blood. </w:t>
      </w:r>
      <w:r w:rsidR="00E96902">
        <w:rPr>
          <w:rFonts w:asciiTheme="minorBidi" w:hAnsiTheme="minorBidi"/>
          <w:sz w:val="22"/>
          <w:szCs w:val="22"/>
        </w:rPr>
        <w:t xml:space="preserve"> </w:t>
      </w:r>
      <w:r w:rsidR="00AA140E">
        <w:rPr>
          <w:rFonts w:asciiTheme="minorBidi" w:hAnsiTheme="minorBidi"/>
          <w:sz w:val="22"/>
          <w:szCs w:val="22"/>
        </w:rPr>
        <w:t>It</w:t>
      </w:r>
      <w:r w:rsidR="004B1CB8">
        <w:rPr>
          <w:rFonts w:asciiTheme="minorBidi" w:hAnsiTheme="minorBidi"/>
          <w:sz w:val="22"/>
          <w:szCs w:val="22"/>
        </w:rPr>
        <w:t xml:space="preserve"> </w:t>
      </w:r>
      <w:r w:rsidR="005D52DA">
        <w:rPr>
          <w:rFonts w:asciiTheme="minorBidi" w:hAnsiTheme="minorBidi"/>
          <w:sz w:val="22"/>
          <w:szCs w:val="22"/>
        </w:rPr>
        <w:t xml:space="preserve">has been </w:t>
      </w:r>
      <w:r w:rsidR="00C111B2">
        <w:rPr>
          <w:rFonts w:asciiTheme="minorBidi" w:hAnsiTheme="minorBidi"/>
          <w:sz w:val="22"/>
          <w:szCs w:val="22"/>
        </w:rPr>
        <w:t>reported</w:t>
      </w:r>
      <w:r w:rsidR="001A097E">
        <w:rPr>
          <w:rFonts w:asciiTheme="minorBidi" w:hAnsiTheme="minorBidi"/>
          <w:sz w:val="22"/>
          <w:szCs w:val="22"/>
        </w:rPr>
        <w:t xml:space="preserve"> </w:t>
      </w:r>
      <w:r w:rsidR="00AA140E">
        <w:rPr>
          <w:rFonts w:asciiTheme="minorBidi" w:hAnsiTheme="minorBidi"/>
          <w:sz w:val="22"/>
          <w:szCs w:val="22"/>
        </w:rPr>
        <w:t xml:space="preserve">that using LVAD </w:t>
      </w:r>
      <w:r w:rsidR="004A5FC8">
        <w:rPr>
          <w:rFonts w:asciiTheme="minorBidi" w:hAnsiTheme="minorBidi"/>
          <w:sz w:val="22"/>
          <w:szCs w:val="22"/>
        </w:rPr>
        <w:t xml:space="preserve">in patients with severe heart failure </w:t>
      </w:r>
      <w:r w:rsidR="00AA140E">
        <w:rPr>
          <w:rFonts w:asciiTheme="minorBidi" w:hAnsiTheme="minorBidi"/>
          <w:sz w:val="22"/>
          <w:szCs w:val="22"/>
        </w:rPr>
        <w:t xml:space="preserve">could </w:t>
      </w:r>
      <w:r w:rsidR="00133A8C">
        <w:rPr>
          <w:rFonts w:asciiTheme="minorBidi" w:hAnsiTheme="minorBidi"/>
          <w:sz w:val="22"/>
          <w:szCs w:val="22"/>
        </w:rPr>
        <w:t>help in</w:t>
      </w:r>
      <w:r w:rsidR="00A568CC">
        <w:rPr>
          <w:rFonts w:asciiTheme="minorBidi" w:hAnsiTheme="minorBidi"/>
          <w:sz w:val="22"/>
          <w:szCs w:val="22"/>
        </w:rPr>
        <w:t xml:space="preserve"> </w:t>
      </w:r>
      <w:r w:rsidR="00824441">
        <w:rPr>
          <w:rFonts w:asciiTheme="minorBidi" w:hAnsiTheme="minorBidi"/>
          <w:sz w:val="22"/>
          <w:szCs w:val="22"/>
        </w:rPr>
        <w:t xml:space="preserve">unloading of the ventricle and </w:t>
      </w:r>
      <w:r w:rsidR="004820F0">
        <w:rPr>
          <w:rFonts w:asciiTheme="minorBidi" w:hAnsiTheme="minorBidi"/>
          <w:sz w:val="22"/>
          <w:szCs w:val="22"/>
        </w:rPr>
        <w:t xml:space="preserve">myocardium </w:t>
      </w:r>
      <w:r w:rsidR="00A568CC">
        <w:rPr>
          <w:rFonts w:asciiTheme="minorBidi" w:hAnsiTheme="minorBidi"/>
          <w:sz w:val="22"/>
          <w:szCs w:val="22"/>
        </w:rPr>
        <w:t xml:space="preserve">recovery </w:t>
      </w:r>
      <w:r w:rsidR="001E7881">
        <w:rPr>
          <w:rFonts w:asciiTheme="minorBidi" w:hAnsiTheme="minorBidi"/>
          <w:sz w:val="22"/>
          <w:szCs w:val="22"/>
        </w:rPr>
        <w:fldChar w:fldCharType="begin">
          <w:fldData xml:space="preserve">PEVuZE5vdGU+PENpdGU+PEF1dGhvcj5CaXJrczwvQXV0aG9yPjxZZWFyPjIwMDY8L1llYXI+PFJl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</w:fldData>
        </w:fldChar>
      </w:r>
      <w:r w:rsidR="00A5370C">
        <w:rPr>
          <w:rFonts w:asciiTheme="minorBidi" w:hAnsiTheme="minorBidi"/>
          <w:sz w:val="22"/>
          <w:szCs w:val="22"/>
        </w:rPr>
        <w:instrText xml:space="preserve"> ADDIN EN.CITE </w:instrText>
      </w:r>
      <w:r w:rsidR="00A5370C">
        <w:rPr>
          <w:rFonts w:asciiTheme="minorBidi" w:hAnsiTheme="minorBidi"/>
          <w:sz w:val="22"/>
          <w:szCs w:val="22"/>
        </w:rPr>
        <w:fldChar w:fldCharType="begin">
          <w:fldData xml:space="preserve">PEVuZE5vdGU+PENpdGU+PEF1dGhvcj5CaXJrczwvQXV0aG9yPjxZZWFyPjIwMDY8L1llYXI+PFJl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</w:fldData>
        </w:fldChar>
      </w:r>
      <w:r w:rsidR="00A5370C">
        <w:rPr>
          <w:rFonts w:asciiTheme="minorBidi" w:hAnsiTheme="minorBidi"/>
          <w:sz w:val="22"/>
          <w:szCs w:val="22"/>
        </w:rPr>
        <w:instrText xml:space="preserve"> ADDIN EN.CITE.DATA </w:instrText>
      </w:r>
      <w:r w:rsidR="00A5370C">
        <w:rPr>
          <w:rFonts w:asciiTheme="minorBidi" w:hAnsiTheme="minorBidi"/>
          <w:sz w:val="22"/>
          <w:szCs w:val="22"/>
        </w:rPr>
      </w:r>
      <w:r w:rsidR="00A5370C">
        <w:rPr>
          <w:rFonts w:asciiTheme="minorBidi" w:hAnsiTheme="minorBidi"/>
          <w:sz w:val="22"/>
          <w:szCs w:val="22"/>
        </w:rPr>
        <w:fldChar w:fldCharType="end"/>
      </w:r>
      <w:r w:rsidR="001E7881">
        <w:rPr>
          <w:rFonts w:asciiTheme="minorBidi" w:hAnsiTheme="minorBidi"/>
          <w:sz w:val="22"/>
          <w:szCs w:val="22"/>
        </w:rPr>
      </w:r>
      <w:r w:rsidR="001E7881">
        <w:rPr>
          <w:rFonts w:asciiTheme="minorBidi" w:hAnsiTheme="minorBidi"/>
          <w:sz w:val="22"/>
          <w:szCs w:val="22"/>
        </w:rPr>
        <w:fldChar w:fldCharType="separate"/>
      </w:r>
      <w:r w:rsidR="00A5370C">
        <w:rPr>
          <w:rFonts w:asciiTheme="minorBidi" w:hAnsiTheme="minorBidi"/>
          <w:noProof/>
          <w:sz w:val="22"/>
          <w:szCs w:val="22"/>
        </w:rPr>
        <w:t>(72)</w:t>
      </w:r>
      <w:r w:rsidR="001E7881">
        <w:rPr>
          <w:rFonts w:asciiTheme="minorBidi" w:hAnsiTheme="minorBidi"/>
          <w:sz w:val="22"/>
          <w:szCs w:val="22"/>
        </w:rPr>
        <w:fldChar w:fldCharType="end"/>
      </w:r>
      <w:r w:rsidR="00777EA7">
        <w:rPr>
          <w:rFonts w:asciiTheme="minorBidi" w:hAnsiTheme="minorBidi"/>
          <w:sz w:val="22"/>
          <w:szCs w:val="22"/>
        </w:rPr>
        <w:t xml:space="preserve">.  </w:t>
      </w:r>
      <w:r w:rsidR="006736C6">
        <w:rPr>
          <w:rFonts w:asciiTheme="minorBidi" w:hAnsiTheme="minorBidi"/>
          <w:sz w:val="22"/>
          <w:szCs w:val="22"/>
        </w:rPr>
        <w:t xml:space="preserve">The effect of </w:t>
      </w:r>
      <w:r w:rsidR="0053481E">
        <w:rPr>
          <w:rFonts w:asciiTheme="minorBidi" w:hAnsiTheme="minorBidi"/>
          <w:sz w:val="22"/>
          <w:szCs w:val="22"/>
        </w:rPr>
        <w:t xml:space="preserve">LVAD can be </w:t>
      </w:r>
      <w:r w:rsidR="00F17547">
        <w:rPr>
          <w:rFonts w:asciiTheme="minorBidi" w:hAnsiTheme="minorBidi"/>
          <w:sz w:val="22"/>
          <w:szCs w:val="22"/>
        </w:rPr>
        <w:t>simulated</w:t>
      </w:r>
      <w:r w:rsidR="0071021B">
        <w:rPr>
          <w:rFonts w:asciiTheme="minorBidi" w:hAnsiTheme="minorBidi"/>
          <w:sz w:val="22"/>
          <w:szCs w:val="22"/>
        </w:rPr>
        <w:t xml:space="preserve"> </w:t>
      </w:r>
      <w:r w:rsidR="00695E06">
        <w:rPr>
          <w:rFonts w:asciiTheme="minorBidi" w:hAnsiTheme="minorBidi"/>
          <w:sz w:val="22"/>
          <w:szCs w:val="22"/>
        </w:rPr>
        <w:t xml:space="preserve">by defining a new </w:t>
      </w:r>
      <w:r w:rsidR="00A22263">
        <w:rPr>
          <w:rFonts w:asciiTheme="minorBidi" w:hAnsiTheme="minorBidi"/>
          <w:sz w:val="22"/>
          <w:szCs w:val="22"/>
        </w:rPr>
        <w:t xml:space="preserve">compartmental blood flow </w:t>
      </w:r>
      <w:r w:rsidR="00024112">
        <w:rPr>
          <w:rFonts w:asciiTheme="minorBidi" w:hAnsiTheme="minorBidi"/>
          <w:sz w:val="22"/>
          <w:szCs w:val="22"/>
        </w:rPr>
        <w:t xml:space="preserve">from </w:t>
      </w:r>
      <w:r w:rsidR="00042EFD">
        <w:rPr>
          <w:rFonts w:asciiTheme="minorBidi" w:hAnsiTheme="minorBidi"/>
          <w:sz w:val="22"/>
          <w:szCs w:val="22"/>
        </w:rPr>
        <w:t>LV to aorta</w:t>
      </w:r>
      <w:r w:rsidR="002D42BC">
        <w:rPr>
          <w:rFonts w:asciiTheme="minorBidi" w:hAnsiTheme="minorBidi"/>
          <w:sz w:val="22"/>
          <w:szCs w:val="22"/>
        </w:rPr>
        <w:t xml:space="preserve"> and </w:t>
      </w:r>
      <w:r w:rsidR="00843AA8">
        <w:rPr>
          <w:rFonts w:asciiTheme="minorBidi" w:hAnsiTheme="minorBidi"/>
          <w:sz w:val="22"/>
          <w:szCs w:val="22"/>
        </w:rPr>
        <w:t xml:space="preserve">then </w:t>
      </w:r>
      <w:r w:rsidR="002D42BC">
        <w:rPr>
          <w:rFonts w:asciiTheme="minorBidi" w:hAnsiTheme="minorBidi"/>
          <w:sz w:val="22"/>
          <w:szCs w:val="22"/>
        </w:rPr>
        <w:t xml:space="preserve">the influence of ventricular unloading </w:t>
      </w:r>
      <w:r w:rsidR="002D712E">
        <w:rPr>
          <w:rFonts w:asciiTheme="minorBidi" w:hAnsiTheme="minorBidi"/>
          <w:sz w:val="22"/>
          <w:szCs w:val="22"/>
        </w:rPr>
        <w:t xml:space="preserve">on </w:t>
      </w:r>
      <w:r w:rsidR="001D664E">
        <w:rPr>
          <w:rFonts w:asciiTheme="minorBidi" w:hAnsiTheme="minorBidi"/>
          <w:sz w:val="22"/>
          <w:szCs w:val="22"/>
        </w:rPr>
        <w:t xml:space="preserve">the recovery of ventricle </w:t>
      </w:r>
      <w:r w:rsidR="00893412">
        <w:rPr>
          <w:rFonts w:asciiTheme="minorBidi" w:hAnsiTheme="minorBidi"/>
          <w:sz w:val="22"/>
          <w:szCs w:val="22"/>
        </w:rPr>
        <w:t>can be</w:t>
      </w:r>
      <w:r w:rsidR="009D3C0A">
        <w:rPr>
          <w:rFonts w:asciiTheme="minorBidi" w:hAnsiTheme="minorBidi"/>
          <w:sz w:val="22"/>
          <w:szCs w:val="22"/>
        </w:rPr>
        <w:t xml:space="preserve"> evaluated</w:t>
      </w:r>
      <w:r w:rsidR="00042EFD">
        <w:rPr>
          <w:rFonts w:asciiTheme="minorBidi" w:hAnsiTheme="minorBidi"/>
          <w:sz w:val="22"/>
          <w:szCs w:val="22"/>
        </w:rPr>
        <w:t xml:space="preserve">. </w:t>
      </w:r>
    </w:p>
    <w:p w14:paraId="28759545" w14:textId="36AE3BF2" w:rsidR="007178A9" w:rsidRPr="007178A9" w:rsidRDefault="008A6102" w:rsidP="00EF3DAF">
      <w:pPr>
        <w:spacing w:line="276" w:lineRule="auto"/>
        <w:ind w:firstLine="720"/>
        <w:jc w:val="both"/>
        <w:rPr>
          <w:rFonts w:asciiTheme="minorBidi" w:hAnsiTheme="minorBidi"/>
          <w:sz w:val="22"/>
          <w:szCs w:val="22"/>
        </w:rPr>
      </w:pPr>
      <w:r>
        <w:rPr>
          <w:rFonts w:asciiTheme="minorBidi" w:hAnsiTheme="minorBidi"/>
          <w:sz w:val="22"/>
          <w:szCs w:val="22"/>
        </w:rPr>
        <w:t>Furthermore,</w:t>
      </w:r>
      <w:r w:rsidR="0046427B">
        <w:rPr>
          <w:rFonts w:asciiTheme="minorBidi" w:hAnsiTheme="minorBidi"/>
          <w:sz w:val="22"/>
          <w:szCs w:val="22"/>
        </w:rPr>
        <w:t xml:space="preserve"> </w:t>
      </w:r>
      <w:r w:rsidR="002569C3">
        <w:rPr>
          <w:rFonts w:asciiTheme="minorBidi" w:hAnsiTheme="minorBidi"/>
          <w:sz w:val="22"/>
          <w:szCs w:val="22"/>
        </w:rPr>
        <w:t xml:space="preserve">current model can </w:t>
      </w:r>
      <w:r w:rsidR="00EF3DAF">
        <w:rPr>
          <w:rFonts w:asciiTheme="minorBidi" w:hAnsiTheme="minorBidi"/>
          <w:sz w:val="22"/>
          <w:szCs w:val="22"/>
        </w:rPr>
        <w:t>investigate</w:t>
      </w:r>
      <w:r w:rsidR="0046427B">
        <w:rPr>
          <w:rFonts w:asciiTheme="minorBidi" w:hAnsiTheme="minorBidi"/>
          <w:sz w:val="22"/>
          <w:szCs w:val="22"/>
        </w:rPr>
        <w:t xml:space="preserve"> </w:t>
      </w:r>
      <w:r w:rsidR="00A30BCF">
        <w:rPr>
          <w:rFonts w:asciiTheme="minorBidi" w:hAnsiTheme="minorBidi"/>
          <w:sz w:val="22"/>
          <w:szCs w:val="22"/>
        </w:rPr>
        <w:t>effect</w:t>
      </w:r>
      <w:r w:rsidR="00971CDA">
        <w:rPr>
          <w:rFonts w:asciiTheme="minorBidi" w:hAnsiTheme="minorBidi"/>
          <w:sz w:val="22"/>
          <w:szCs w:val="22"/>
        </w:rPr>
        <w:t xml:space="preserve"> of mutant </w:t>
      </w:r>
      <w:r w:rsidR="00CA2675">
        <w:rPr>
          <w:rFonts w:asciiTheme="minorBidi" w:hAnsiTheme="minorBidi"/>
          <w:sz w:val="22"/>
          <w:szCs w:val="22"/>
        </w:rPr>
        <w:t xml:space="preserve">sarcomeric proteins </w:t>
      </w:r>
      <w:r w:rsidR="00A30BCF">
        <w:rPr>
          <w:rFonts w:asciiTheme="minorBidi" w:hAnsiTheme="minorBidi"/>
          <w:sz w:val="22"/>
          <w:szCs w:val="22"/>
        </w:rPr>
        <w:t xml:space="preserve">on </w:t>
      </w:r>
      <w:r w:rsidR="00920C2C">
        <w:rPr>
          <w:rFonts w:asciiTheme="minorBidi" w:hAnsiTheme="minorBidi"/>
          <w:sz w:val="22"/>
          <w:szCs w:val="22"/>
        </w:rPr>
        <w:t>the cardiovascular function and cardiac growth</w:t>
      </w:r>
      <w:r w:rsidR="00152AE2">
        <w:rPr>
          <w:rFonts w:asciiTheme="minorBidi" w:hAnsiTheme="minorBidi"/>
          <w:sz w:val="22"/>
          <w:szCs w:val="22"/>
        </w:rPr>
        <w:t xml:space="preserve">. </w:t>
      </w:r>
      <w:r w:rsidR="00473728">
        <w:rPr>
          <w:rFonts w:asciiTheme="minorBidi" w:hAnsiTheme="minorBidi"/>
          <w:sz w:val="22"/>
          <w:szCs w:val="22"/>
        </w:rPr>
        <w:t>For instance,</w:t>
      </w:r>
      <w:r w:rsidR="00135BDA">
        <w:rPr>
          <w:rFonts w:asciiTheme="minorBidi" w:hAnsiTheme="minorBidi"/>
          <w:sz w:val="22"/>
          <w:szCs w:val="22"/>
        </w:rPr>
        <w:t xml:space="preserve"> hypertrophic cardiomyopathy</w:t>
      </w:r>
      <w:r w:rsidR="00607B0F">
        <w:rPr>
          <w:rFonts w:asciiTheme="minorBidi" w:hAnsiTheme="minorBidi"/>
          <w:sz w:val="22"/>
          <w:szCs w:val="22"/>
        </w:rPr>
        <w:t xml:space="preserve"> (HCM)</w:t>
      </w:r>
      <w:r w:rsidR="00135BDA">
        <w:rPr>
          <w:rFonts w:asciiTheme="minorBidi" w:hAnsiTheme="minorBidi"/>
          <w:sz w:val="22"/>
          <w:szCs w:val="22"/>
        </w:rPr>
        <w:t xml:space="preserve"> </w:t>
      </w:r>
      <w:r w:rsidR="003C55E1">
        <w:rPr>
          <w:rFonts w:asciiTheme="minorBidi" w:hAnsiTheme="minorBidi"/>
          <w:sz w:val="22"/>
          <w:szCs w:val="22"/>
        </w:rPr>
        <w:t xml:space="preserve">is caused by mutations </w:t>
      </w:r>
      <w:r w:rsidR="00E03AA8">
        <w:rPr>
          <w:rFonts w:asciiTheme="minorBidi" w:hAnsiTheme="minorBidi"/>
          <w:sz w:val="22"/>
          <w:szCs w:val="22"/>
        </w:rPr>
        <w:t xml:space="preserve">in thick and thin </w:t>
      </w:r>
      <w:r w:rsidR="00FB270D">
        <w:rPr>
          <w:rFonts w:asciiTheme="minorBidi" w:hAnsiTheme="minorBidi"/>
          <w:sz w:val="22"/>
          <w:szCs w:val="22"/>
        </w:rPr>
        <w:t>contractile myo</w:t>
      </w:r>
      <w:r w:rsidR="00E03AA8">
        <w:rPr>
          <w:rFonts w:asciiTheme="minorBidi" w:hAnsiTheme="minorBidi"/>
          <w:sz w:val="22"/>
          <w:szCs w:val="22"/>
        </w:rPr>
        <w:t xml:space="preserve">filaments of </w:t>
      </w:r>
      <w:r w:rsidR="00FB270D">
        <w:rPr>
          <w:rFonts w:asciiTheme="minorBidi" w:hAnsiTheme="minorBidi"/>
          <w:sz w:val="22"/>
          <w:szCs w:val="22"/>
        </w:rPr>
        <w:t xml:space="preserve">the </w:t>
      </w:r>
      <w:r w:rsidR="00E03AA8">
        <w:rPr>
          <w:rFonts w:asciiTheme="minorBidi" w:hAnsiTheme="minorBidi"/>
          <w:sz w:val="22"/>
          <w:szCs w:val="22"/>
        </w:rPr>
        <w:t>sarcomere</w:t>
      </w:r>
      <w:r w:rsidR="00FB270D">
        <w:rPr>
          <w:rFonts w:asciiTheme="minorBidi" w:hAnsiTheme="minorBidi"/>
          <w:sz w:val="22"/>
          <w:szCs w:val="22"/>
        </w:rPr>
        <w:t xml:space="preserve">. </w:t>
      </w:r>
      <w:r w:rsidR="00124D51">
        <w:rPr>
          <w:rFonts w:asciiTheme="minorBidi" w:hAnsiTheme="minorBidi"/>
          <w:sz w:val="22"/>
          <w:szCs w:val="22"/>
        </w:rPr>
        <w:t>It has been</w:t>
      </w:r>
      <w:r w:rsidR="00607B0F">
        <w:rPr>
          <w:rFonts w:asciiTheme="minorBidi" w:hAnsiTheme="minorBidi"/>
          <w:sz w:val="22"/>
          <w:szCs w:val="22"/>
        </w:rPr>
        <w:t xml:space="preserve"> generally</w:t>
      </w:r>
      <w:r w:rsidR="00124D51">
        <w:rPr>
          <w:rFonts w:asciiTheme="minorBidi" w:hAnsiTheme="minorBidi"/>
          <w:sz w:val="22"/>
          <w:szCs w:val="22"/>
        </w:rPr>
        <w:t xml:space="preserve"> </w:t>
      </w:r>
      <w:r w:rsidR="00607B0F">
        <w:rPr>
          <w:rFonts w:asciiTheme="minorBidi" w:hAnsiTheme="minorBidi"/>
          <w:sz w:val="22"/>
          <w:szCs w:val="22"/>
        </w:rPr>
        <w:t>seen that the mutations in</w:t>
      </w:r>
      <w:r w:rsidR="00124D51">
        <w:rPr>
          <w:rFonts w:asciiTheme="minorBidi" w:hAnsiTheme="minorBidi"/>
          <w:sz w:val="22"/>
          <w:szCs w:val="22"/>
        </w:rPr>
        <w:t xml:space="preserve"> </w:t>
      </w:r>
      <w:r w:rsidR="00607B0F">
        <w:rPr>
          <w:rFonts w:asciiTheme="minorBidi" w:hAnsiTheme="minorBidi"/>
          <w:sz w:val="22"/>
          <w:szCs w:val="22"/>
        </w:rPr>
        <w:t xml:space="preserve">HCM </w:t>
      </w:r>
      <w:r w:rsidR="00030CF8">
        <w:rPr>
          <w:rFonts w:asciiTheme="minorBidi" w:hAnsiTheme="minorBidi"/>
          <w:sz w:val="22"/>
          <w:szCs w:val="22"/>
        </w:rPr>
        <w:t>result</w:t>
      </w:r>
      <w:r w:rsidR="00350F20">
        <w:rPr>
          <w:rFonts w:asciiTheme="minorBidi" w:hAnsiTheme="minorBidi"/>
          <w:sz w:val="22"/>
          <w:szCs w:val="22"/>
        </w:rPr>
        <w:t xml:space="preserve"> in myocyte hypercontractility and excessive ATPase usage </w:t>
      </w:r>
      <w:r w:rsidR="00984BAA">
        <w:rPr>
          <w:rFonts w:asciiTheme="minorBidi" w:hAnsiTheme="minorBidi"/>
          <w:sz w:val="22"/>
          <w:szCs w:val="22"/>
        </w:rPr>
        <w:fldChar w:fldCharType="begin"/>
      </w:r>
      <w:r w:rsidR="00A5370C">
        <w:rPr>
          <w:rFonts w:asciiTheme="minorBidi" w:hAnsiTheme="minorBidi"/>
          <w:sz w:val="22"/>
          <w:szCs w:val="22"/>
        </w:rPr>
        <w:instrText xml:space="preserve"> ADDIN EN.CITE &lt;EndNote&gt;&lt;Cite&gt;&lt;Author&gt;Watkins&lt;/Author&gt;&lt;Year&gt;2011&lt;/Year&gt;&lt;RecNum&gt;83&lt;/RecNum&gt;&lt;DisplayText&gt;(73)&lt;/DisplayText&gt;&lt;record&gt;&lt;rec-number&gt;83&lt;/rec-number&gt;&lt;foreign-keys&gt;&lt;key app="EN" db-id="9rxfwr5p1pszwee29srxx9d1zz9v0vrxtwp0" timestamp="1617391908"&gt;83&lt;/key&gt;&lt;/foreign-keys&gt;&lt;ref-type name="Journal Article"&gt;17&lt;/ref-type&gt;&lt;contributors&gt;&lt;authors&gt;&lt;author&gt;Watkins, H.&lt;/author&gt;&lt;author&gt;Ashrafian, H.&lt;/author&gt;&lt;author&gt;Redwood, C.&lt;/author&gt;&lt;/authors&gt;&lt;/contributors&gt;&lt;auth-address&gt;Department of Cardiovascular Medicine, University of Oxford, Oxford, United Kingdom. hugh.watkins@cardiov.ox.ac.uk&lt;/auth-address&gt;&lt;titles&gt;&lt;title&gt;Inherited cardiomyopathies&lt;/title&gt;&lt;secondary-title&gt;N Engl J Med&lt;/secondary-title&gt;&lt;/titles&gt;&lt;periodical&gt;&lt;full-title&gt;N Engl J Med&lt;/full-title&gt;&lt;/periodical&gt;&lt;pages&gt;1643-56&lt;/pages&gt;&lt;volume&gt;364&lt;/volume&gt;&lt;number&gt;17&lt;/number&gt;&lt;edition&gt;2011/04/29&lt;/edition&gt;&lt;keywords&gt;&lt;keyword&gt;Cardiomyopathies/classification/etiology/*genetics/pathology&lt;/keyword&gt;&lt;keyword&gt;Cardiomyopathy, Dilated&lt;/keyword&gt;&lt;keyword&gt;Cardiomyopathy, Hypertrophic&lt;/keyword&gt;&lt;keyword&gt;Desmosomes&lt;/keyword&gt;&lt;keyword&gt;Diabetic Cardiomyopathies&lt;/keyword&gt;&lt;keyword&gt;Humans&lt;/keyword&gt;&lt;keyword&gt;Mutation&lt;/keyword&gt;&lt;keyword&gt;Myocardium/*pathology&lt;/keyword&gt;&lt;keyword&gt;Penetrance&lt;/keyword&gt;&lt;keyword&gt;Phenotype&lt;/keyword&gt;&lt;keyword&gt;Sarcomeres&lt;/keyword&gt;&lt;/keywords&gt;&lt;dates&gt;&lt;year&gt;2011&lt;/year&gt;&lt;pub-dates&gt;&lt;date&gt;Apr 28&lt;/date&gt;&lt;/pub-dates&gt;&lt;/dates&gt;&lt;isbn&gt;1533-4406 (Electronic)&amp;#xD;0028-4793 (Linking)&lt;/isbn&gt;&lt;accession-num&gt;21524215&lt;/accession-num&gt;&lt;urls&gt;&lt;related-urls&gt;&lt;url&gt;https://www.ncbi.nlm.nih.gov/pubmed/21524215&lt;/url&gt;&lt;/related-urls&gt;&lt;/urls&gt;&lt;electronic-resource-num&gt;10.1056/NEJMra0902923&lt;/electronic-resource-num&gt;&lt;/record&gt;&lt;/Cite&gt;&lt;/EndNote&gt;</w:instrText>
      </w:r>
      <w:r w:rsidR="00984BAA">
        <w:rPr>
          <w:rFonts w:asciiTheme="minorBidi" w:hAnsiTheme="minorBidi"/>
          <w:sz w:val="22"/>
          <w:szCs w:val="22"/>
        </w:rPr>
        <w:fldChar w:fldCharType="separate"/>
      </w:r>
      <w:r w:rsidR="00A5370C">
        <w:rPr>
          <w:rFonts w:asciiTheme="minorBidi" w:hAnsiTheme="minorBidi"/>
          <w:noProof/>
          <w:sz w:val="22"/>
          <w:szCs w:val="22"/>
        </w:rPr>
        <w:t>(73)</w:t>
      </w:r>
      <w:r w:rsidR="00984BAA">
        <w:rPr>
          <w:rFonts w:asciiTheme="minorBidi" w:hAnsiTheme="minorBidi"/>
          <w:sz w:val="22"/>
          <w:szCs w:val="22"/>
        </w:rPr>
        <w:fldChar w:fldCharType="end"/>
      </w:r>
      <w:r w:rsidR="00B21F78">
        <w:rPr>
          <w:rFonts w:asciiTheme="minorBidi" w:hAnsiTheme="minorBidi"/>
          <w:sz w:val="22"/>
          <w:szCs w:val="22"/>
        </w:rPr>
        <w:t xml:space="preserve">. </w:t>
      </w:r>
      <w:r w:rsidR="00D505C2">
        <w:rPr>
          <w:rFonts w:asciiTheme="minorBidi" w:hAnsiTheme="minorBidi"/>
          <w:sz w:val="22"/>
          <w:szCs w:val="22"/>
        </w:rPr>
        <w:t>The current framework can</w:t>
      </w:r>
      <w:r w:rsidR="00B8272B">
        <w:rPr>
          <w:rFonts w:asciiTheme="minorBidi" w:hAnsiTheme="minorBidi"/>
          <w:sz w:val="22"/>
          <w:szCs w:val="22"/>
        </w:rPr>
        <w:t xml:space="preserve"> evaluate the effect of </w:t>
      </w:r>
      <w:r w:rsidR="00383DCA">
        <w:rPr>
          <w:rFonts w:asciiTheme="minorBidi" w:hAnsiTheme="minorBidi"/>
          <w:sz w:val="22"/>
          <w:szCs w:val="22"/>
        </w:rPr>
        <w:t xml:space="preserve">mutant sarcomere on the organ level </w:t>
      </w:r>
      <w:r w:rsidR="00B34009">
        <w:rPr>
          <w:rFonts w:asciiTheme="minorBidi" w:hAnsiTheme="minorBidi"/>
          <w:sz w:val="22"/>
          <w:szCs w:val="22"/>
        </w:rPr>
        <w:t xml:space="preserve">by perturbing the </w:t>
      </w:r>
      <w:r w:rsidR="00C6129D">
        <w:rPr>
          <w:rFonts w:asciiTheme="minorBidi" w:hAnsiTheme="minorBidi"/>
          <w:sz w:val="22"/>
          <w:szCs w:val="22"/>
        </w:rPr>
        <w:t>detachment rate factors of myosin heads</w:t>
      </w:r>
      <w:r w:rsidR="00BE67B4">
        <w:rPr>
          <w:rFonts w:asciiTheme="minorBidi" w:hAnsiTheme="minorBidi"/>
          <w:sz w:val="22"/>
          <w:szCs w:val="22"/>
        </w:rPr>
        <w:t>.</w:t>
      </w:r>
    </w:p>
    <w:p w14:paraId="4C515AA1" w14:textId="6DD27288" w:rsidR="00444BC8" w:rsidRPr="008F05A2" w:rsidRDefault="00E67A3C" w:rsidP="002112B6">
      <w:pPr>
        <w:spacing w:line="276" w:lineRule="auto"/>
        <w:jc w:val="both"/>
        <w:rPr>
          <w:rFonts w:asciiTheme="minorBidi" w:hAnsiTheme="minorBidi"/>
          <w:b/>
          <w:bCs/>
          <w:i/>
          <w:iCs/>
          <w:sz w:val="22"/>
          <w:szCs w:val="22"/>
        </w:rPr>
        <w:sectPr w:rsidR="00444BC8" w:rsidRPr="008F05A2" w:rsidSect="00EF3DAF">
          <w:footerReference w:type="even" r:id="rId30"/>
          <w:footerReference w:type="default" r:id="rId31"/>
          <w:pgSz w:w="12240" w:h="15840"/>
          <w:pgMar w:top="720" w:right="720" w:bottom="720" w:left="720" w:header="720" w:footer="720" w:gutter="0"/>
          <w:lnNumType w:countBy="1" w:restart="continuous"/>
          <w:cols w:space="720"/>
          <w:docGrid w:linePitch="360"/>
        </w:sectPr>
      </w:pPr>
      <w:r w:rsidRPr="0096334D">
        <w:rPr>
          <w:rFonts w:asciiTheme="minorBidi" w:hAnsiTheme="minorBidi"/>
          <w:b/>
          <w:bCs/>
          <w:i/>
          <w:iCs/>
          <w:sz w:val="22"/>
          <w:szCs w:val="22"/>
        </w:rPr>
        <w:t>Limitations of current work</w:t>
      </w:r>
    </w:p>
    <w:p w14:paraId="59ABE49D" w14:textId="6B5C935F" w:rsidR="007D6496" w:rsidRDefault="002A0C48" w:rsidP="00EF3DAF">
      <w:pPr>
        <w:spacing w:line="276" w:lineRule="auto"/>
        <w:jc w:val="both"/>
        <w:rPr>
          <w:rFonts w:asciiTheme="minorBidi" w:hAnsiTheme="minorBidi"/>
          <w:sz w:val="22"/>
          <w:szCs w:val="22"/>
        </w:rPr>
      </w:pPr>
      <w:r>
        <w:rPr>
          <w:rFonts w:asciiTheme="minorBidi" w:hAnsiTheme="minorBidi"/>
          <w:sz w:val="22"/>
          <w:szCs w:val="22"/>
        </w:rPr>
        <w:t>T</w:t>
      </w:r>
      <w:r w:rsidR="006A2FCB">
        <w:rPr>
          <w:rFonts w:asciiTheme="minorBidi" w:hAnsiTheme="minorBidi"/>
          <w:sz w:val="22"/>
          <w:szCs w:val="22"/>
        </w:rPr>
        <w:t xml:space="preserve">he current study </w:t>
      </w:r>
      <w:r w:rsidR="00653049">
        <w:rPr>
          <w:rFonts w:asciiTheme="minorBidi" w:hAnsiTheme="minorBidi"/>
          <w:sz w:val="22"/>
          <w:szCs w:val="22"/>
        </w:rPr>
        <w:t xml:space="preserve">is built upon </w:t>
      </w:r>
      <w:r w:rsidR="002C5897">
        <w:rPr>
          <w:rFonts w:asciiTheme="minorBidi" w:hAnsiTheme="minorBidi"/>
          <w:sz w:val="22"/>
          <w:szCs w:val="22"/>
        </w:rPr>
        <w:t>the</w:t>
      </w:r>
      <w:r w:rsidR="00F9179F">
        <w:rPr>
          <w:rFonts w:asciiTheme="minorBidi" w:hAnsiTheme="minorBidi"/>
          <w:sz w:val="22"/>
          <w:szCs w:val="22"/>
        </w:rPr>
        <w:t xml:space="preserve"> previous works</w:t>
      </w:r>
      <w:r w:rsidR="002C5897">
        <w:rPr>
          <w:rFonts w:asciiTheme="minorBidi" w:hAnsiTheme="minorBidi"/>
          <w:sz w:val="22"/>
          <w:szCs w:val="22"/>
        </w:rPr>
        <w:t xml:space="preserve"> using </w:t>
      </w:r>
      <w:r w:rsidR="000B5D3E">
        <w:rPr>
          <w:rFonts w:asciiTheme="minorBidi" w:hAnsiTheme="minorBidi"/>
          <w:sz w:val="22"/>
          <w:szCs w:val="22"/>
        </w:rPr>
        <w:t xml:space="preserve">similar </w:t>
      </w:r>
      <w:r w:rsidR="005B6710">
        <w:rPr>
          <w:rFonts w:asciiTheme="minorBidi" w:hAnsiTheme="minorBidi"/>
          <w:sz w:val="22"/>
          <w:szCs w:val="22"/>
        </w:rPr>
        <w:t>model</w:t>
      </w:r>
      <w:r w:rsidR="000B5D3E">
        <w:rPr>
          <w:rFonts w:asciiTheme="minorBidi" w:hAnsiTheme="minorBidi"/>
          <w:sz w:val="22"/>
          <w:szCs w:val="22"/>
        </w:rPr>
        <w:t xml:space="preserve"> framework, and hence it still includes </w:t>
      </w:r>
      <w:r w:rsidR="0035635B">
        <w:rPr>
          <w:rFonts w:asciiTheme="minorBidi" w:hAnsiTheme="minorBidi"/>
          <w:sz w:val="22"/>
          <w:szCs w:val="22"/>
        </w:rPr>
        <w:t xml:space="preserve">some of </w:t>
      </w:r>
      <w:r w:rsidR="000B5D3E">
        <w:rPr>
          <w:rFonts w:asciiTheme="minorBidi" w:hAnsiTheme="minorBidi"/>
          <w:sz w:val="22"/>
          <w:szCs w:val="22"/>
        </w:rPr>
        <w:t xml:space="preserve">the </w:t>
      </w:r>
      <w:r w:rsidR="008B78B0">
        <w:rPr>
          <w:rFonts w:asciiTheme="minorBidi" w:hAnsiTheme="minorBidi"/>
          <w:sz w:val="22"/>
          <w:szCs w:val="22"/>
        </w:rPr>
        <w:t>limitations</w:t>
      </w:r>
      <w:r w:rsidR="00D61E95">
        <w:rPr>
          <w:rFonts w:asciiTheme="minorBidi" w:hAnsiTheme="minorBidi"/>
          <w:sz w:val="22"/>
          <w:szCs w:val="22"/>
        </w:rPr>
        <w:t xml:space="preserve"> explained in the previous works</w:t>
      </w:r>
      <w:r w:rsidR="008B78B0">
        <w:rPr>
          <w:rFonts w:asciiTheme="minorBidi" w:hAnsiTheme="minorBidi"/>
          <w:sz w:val="22"/>
          <w:szCs w:val="22"/>
        </w:rPr>
        <w:t xml:space="preserve"> </w:t>
      </w:r>
      <w:r w:rsidR="0068795F">
        <w:rPr>
          <w:rFonts w:asciiTheme="minorBidi" w:hAnsiTheme="minorBidi"/>
          <w:sz w:val="22"/>
          <w:szCs w:val="22"/>
        </w:rPr>
        <w:t>(Sharifi et al. 2021</w:t>
      </w:r>
      <w:r w:rsidR="00A46DFD">
        <w:rPr>
          <w:rFonts w:asciiTheme="minorBidi" w:hAnsiTheme="minorBidi"/>
          <w:sz w:val="22"/>
          <w:szCs w:val="22"/>
        </w:rPr>
        <w:t xml:space="preserve">, </w:t>
      </w:r>
      <w:r w:rsidR="0068795F">
        <w:rPr>
          <w:rFonts w:asciiTheme="minorBidi" w:hAnsiTheme="minorBidi"/>
          <w:sz w:val="22"/>
          <w:szCs w:val="22"/>
        </w:rPr>
        <w:fldChar w:fldCharType="begin"/>
      </w:r>
      <w:r w:rsidR="0068795F">
        <w:rPr>
          <w:rFonts w:asciiTheme="minorBidi" w:hAnsiTheme="minorBidi"/>
          <w:sz w:val="22"/>
          <w:szCs w:val="22"/>
        </w:rPr>
        <w:instrText xml:space="preserve"> ADDIN EN.CITE &lt;EndNote&gt;&lt;Cite&gt;&lt;Author&gt;Campbell&lt;/Author&gt;&lt;Year&gt;2020&lt;/Year&gt;&lt;RecNum&gt;34&lt;/RecNum&gt;&lt;DisplayText&gt;(31)&lt;/DisplayText&gt;&lt;record&gt;&lt;rec-number&gt;34&lt;/rec-number&gt;&lt;foreign-keys&gt;&lt;key app="EN" db-id="9rxfwr5p1pszwee29srxx9d1zz9v0vrxtwp0" timestamp="1613068001"&gt;34&lt;/key&gt;&lt;/foreign-keys&gt;&lt;ref-type name="Journal Article"&gt;17&lt;/ref-type&gt;&lt;contributors&gt;&lt;authors&gt;&lt;author&gt;Campbell, K. S.&lt;/author&gt;&lt;author&gt;Chrisman, B. S.&lt;/author&gt;&lt;author&gt;Campbell, S. G.&lt;/author&gt;&lt;/authors&gt;&lt;/contributors&gt;&lt;auth-address&gt;Division of Cardiovascular Medicine, Department of Physiology, University of Kentucky, Lexington, KY, United States.&amp;#xD;Department of Biomedical Engineering, Yale University, New Haven, CT, United States.&lt;/auth-address&gt;&lt;titles&gt;&lt;title&gt;Multiscale Modeling of Cardiovascular Function Predicts That the End-Systolic Pressure Volume Relationship Can Be Targeted via Multiple Therapeutic Strategies&lt;/title&gt;&lt;secondary-title&gt;Front Physiol&lt;/secondary-title&gt;&lt;/titles&gt;&lt;periodical&gt;&lt;full-title&gt;Front Physiol&lt;/full-title&gt;&lt;/periodical&gt;&lt;pages&gt;1043&lt;/pages&gt;&lt;volume&gt;11&lt;/volume&gt;&lt;edition&gt;2020/09/26&lt;/edition&gt;&lt;keywords&gt;&lt;keyword&gt;Frank-Starling&lt;/keyword&gt;&lt;keyword&gt;cardiac function&lt;/keyword&gt;&lt;keyword&gt;computer modeling&lt;/keyword&gt;&lt;keyword&gt;multiscale modeling&lt;/keyword&gt;&lt;keyword&gt;ventricular function&lt;/keyword&gt;&lt;/keywords&gt;&lt;dates&gt;&lt;year&gt;2020&lt;/year&gt;&lt;/dates&gt;&lt;isbn&gt;1664-042X (Print)&amp;#xD;1664-042X (Linking)&lt;/isbn&gt;&lt;accession-num&gt;32973561&lt;/accession-num&gt;&lt;urls&gt;&lt;related-urls&gt;&lt;url&gt;https://www.ncbi.nlm.nih.gov/pubmed/32973561&lt;/url&gt;&lt;/related-urls&gt;&lt;/urls&gt;&lt;custom2&gt;PMC7466769&lt;/custom2&gt;&lt;electronic-resource-num&gt;10.3389/fphys.2020.01043&lt;/electronic-resource-num&gt;&lt;/record&gt;&lt;/Cite&gt;&lt;/EndNote&gt;</w:instrText>
      </w:r>
      <w:r w:rsidR="0068795F">
        <w:rPr>
          <w:rFonts w:asciiTheme="minorBidi" w:hAnsiTheme="minorBidi"/>
          <w:sz w:val="22"/>
          <w:szCs w:val="22"/>
        </w:rPr>
        <w:fldChar w:fldCharType="separate"/>
      </w:r>
      <w:r w:rsidR="0068795F">
        <w:rPr>
          <w:rFonts w:asciiTheme="minorBidi" w:hAnsiTheme="minorBidi"/>
          <w:noProof/>
          <w:sz w:val="22"/>
          <w:szCs w:val="22"/>
        </w:rPr>
        <w:t>(31)</w:t>
      </w:r>
      <w:r w:rsidR="0068795F">
        <w:rPr>
          <w:rFonts w:asciiTheme="minorBidi" w:hAnsiTheme="minorBidi"/>
          <w:sz w:val="22"/>
          <w:szCs w:val="22"/>
        </w:rPr>
        <w:fldChar w:fldCharType="end"/>
      </w:r>
      <w:r w:rsidR="00841D50">
        <w:rPr>
          <w:rFonts w:asciiTheme="minorBidi" w:hAnsiTheme="minorBidi"/>
          <w:sz w:val="22"/>
          <w:szCs w:val="22"/>
        </w:rPr>
        <w:t>)</w:t>
      </w:r>
      <w:r w:rsidR="00D61E95">
        <w:rPr>
          <w:rFonts w:asciiTheme="minorBidi" w:hAnsiTheme="minorBidi"/>
          <w:sz w:val="22"/>
          <w:szCs w:val="22"/>
        </w:rPr>
        <w:t xml:space="preserve">. </w:t>
      </w:r>
      <w:r w:rsidR="00FC7F77">
        <w:rPr>
          <w:rFonts w:asciiTheme="minorBidi" w:hAnsiTheme="minorBidi"/>
          <w:sz w:val="22"/>
          <w:szCs w:val="22"/>
        </w:rPr>
        <w:t xml:space="preserve">The following limitations are </w:t>
      </w:r>
      <w:r w:rsidR="00A75A58">
        <w:rPr>
          <w:rFonts w:asciiTheme="minorBidi" w:hAnsiTheme="minorBidi"/>
          <w:sz w:val="22"/>
          <w:szCs w:val="22"/>
        </w:rPr>
        <w:t>particularly</w:t>
      </w:r>
      <w:r w:rsidR="0067432C">
        <w:rPr>
          <w:rFonts w:asciiTheme="minorBidi" w:hAnsiTheme="minorBidi"/>
          <w:sz w:val="22"/>
          <w:szCs w:val="22"/>
        </w:rPr>
        <w:t xml:space="preserve"> related to the new growth sub-model</w:t>
      </w:r>
      <w:r w:rsidR="007C7A33">
        <w:rPr>
          <w:rFonts w:asciiTheme="minorBidi" w:hAnsiTheme="minorBidi"/>
          <w:sz w:val="22"/>
          <w:szCs w:val="22"/>
        </w:rPr>
        <w:t xml:space="preserve"> introduced in this s</w:t>
      </w:r>
      <w:r w:rsidR="00D146A6">
        <w:rPr>
          <w:rFonts w:asciiTheme="minorBidi" w:hAnsiTheme="minorBidi"/>
          <w:sz w:val="22"/>
          <w:szCs w:val="22"/>
        </w:rPr>
        <w:t>t</w:t>
      </w:r>
      <w:r w:rsidR="007C7A33">
        <w:rPr>
          <w:rFonts w:asciiTheme="minorBidi" w:hAnsiTheme="minorBidi"/>
          <w:sz w:val="22"/>
          <w:szCs w:val="22"/>
        </w:rPr>
        <w:t>udy.</w:t>
      </w:r>
      <w:r w:rsidR="00CD1773">
        <w:rPr>
          <w:rFonts w:asciiTheme="minorBidi" w:hAnsiTheme="minorBidi"/>
          <w:sz w:val="22"/>
          <w:szCs w:val="22"/>
        </w:rPr>
        <w:t xml:space="preserve"> </w:t>
      </w:r>
      <w:r w:rsidR="0021637D">
        <w:rPr>
          <w:rFonts w:asciiTheme="minorBidi" w:hAnsiTheme="minorBidi"/>
          <w:sz w:val="22"/>
          <w:szCs w:val="22"/>
        </w:rPr>
        <w:t>First, the current model only can capture uniform change</w:t>
      </w:r>
      <w:r w:rsidR="0029510F">
        <w:rPr>
          <w:rFonts w:asciiTheme="minorBidi" w:hAnsiTheme="minorBidi"/>
          <w:sz w:val="22"/>
          <w:szCs w:val="22"/>
        </w:rPr>
        <w:t>s</w:t>
      </w:r>
      <w:r w:rsidR="0021637D">
        <w:rPr>
          <w:rFonts w:asciiTheme="minorBidi" w:hAnsiTheme="minorBidi"/>
          <w:sz w:val="22"/>
          <w:szCs w:val="22"/>
        </w:rPr>
        <w:t xml:space="preserve"> in the ventricular size and dimensions</w:t>
      </w:r>
      <w:r w:rsidR="007F23CC">
        <w:rPr>
          <w:rFonts w:asciiTheme="minorBidi" w:hAnsiTheme="minorBidi"/>
          <w:sz w:val="22"/>
          <w:szCs w:val="22"/>
        </w:rPr>
        <w:t xml:space="preserve">. This mainly is due to the </w:t>
      </w:r>
      <w:r w:rsidR="00985761">
        <w:rPr>
          <w:rFonts w:asciiTheme="minorBidi" w:hAnsiTheme="minorBidi"/>
          <w:sz w:val="22"/>
          <w:szCs w:val="22"/>
        </w:rPr>
        <w:t>simplified</w:t>
      </w:r>
      <w:r w:rsidR="008C5D58">
        <w:rPr>
          <w:rFonts w:asciiTheme="minorBidi" w:hAnsiTheme="minorBidi"/>
          <w:sz w:val="22"/>
          <w:szCs w:val="22"/>
        </w:rPr>
        <w:t xml:space="preserve"> 1-D</w:t>
      </w:r>
      <w:r w:rsidR="00985761">
        <w:rPr>
          <w:rFonts w:asciiTheme="minorBidi" w:hAnsiTheme="minorBidi"/>
          <w:sz w:val="22"/>
          <w:szCs w:val="22"/>
        </w:rPr>
        <w:t xml:space="preserve"> </w:t>
      </w:r>
      <w:r w:rsidR="00BF0857">
        <w:rPr>
          <w:rFonts w:asciiTheme="minorBidi" w:hAnsiTheme="minorBidi"/>
          <w:sz w:val="22"/>
          <w:szCs w:val="22"/>
        </w:rPr>
        <w:t>hemispherical geometry of LV</w:t>
      </w:r>
      <w:r w:rsidR="003432B8">
        <w:rPr>
          <w:rFonts w:asciiTheme="minorBidi" w:hAnsiTheme="minorBidi"/>
          <w:sz w:val="22"/>
          <w:szCs w:val="22"/>
        </w:rPr>
        <w:t xml:space="preserve"> used in this framework</w:t>
      </w:r>
      <w:r w:rsidR="00E946B7">
        <w:rPr>
          <w:rFonts w:asciiTheme="minorBidi" w:hAnsiTheme="minorBidi"/>
          <w:sz w:val="22"/>
          <w:szCs w:val="22"/>
        </w:rPr>
        <w:t xml:space="preserve">. </w:t>
      </w:r>
      <w:r w:rsidR="00CD76D7">
        <w:rPr>
          <w:rFonts w:asciiTheme="minorBidi" w:hAnsiTheme="minorBidi"/>
          <w:sz w:val="22"/>
          <w:szCs w:val="22"/>
        </w:rPr>
        <w:t>Because of</w:t>
      </w:r>
      <w:r w:rsidR="009F0EA1">
        <w:rPr>
          <w:rFonts w:asciiTheme="minorBidi" w:hAnsiTheme="minorBidi"/>
          <w:sz w:val="22"/>
          <w:szCs w:val="22"/>
        </w:rPr>
        <w:t xml:space="preserve"> this assumption, the complex </w:t>
      </w:r>
      <w:r w:rsidR="00126D57">
        <w:rPr>
          <w:rFonts w:asciiTheme="minorBidi" w:hAnsiTheme="minorBidi"/>
          <w:sz w:val="22"/>
          <w:szCs w:val="22"/>
        </w:rPr>
        <w:t>torsional motion</w:t>
      </w:r>
      <w:r w:rsidR="00CD76D7">
        <w:rPr>
          <w:rFonts w:asciiTheme="minorBidi" w:hAnsiTheme="minorBidi"/>
          <w:sz w:val="22"/>
          <w:szCs w:val="22"/>
        </w:rPr>
        <w:t xml:space="preserve"> of </w:t>
      </w:r>
      <w:r w:rsidR="00D85141">
        <w:rPr>
          <w:rFonts w:asciiTheme="minorBidi" w:hAnsiTheme="minorBidi"/>
          <w:sz w:val="22"/>
          <w:szCs w:val="22"/>
        </w:rPr>
        <w:t>the heart</w:t>
      </w:r>
      <w:r w:rsidR="00465DA8">
        <w:rPr>
          <w:rFonts w:asciiTheme="minorBidi" w:hAnsiTheme="minorBidi"/>
          <w:sz w:val="22"/>
          <w:szCs w:val="22"/>
        </w:rPr>
        <w:t xml:space="preserve"> </w:t>
      </w:r>
      <w:r w:rsidR="00465DA8">
        <w:rPr>
          <w:rFonts w:asciiTheme="minorBidi" w:hAnsiTheme="minorBidi"/>
          <w:sz w:val="22"/>
          <w:szCs w:val="22"/>
        </w:rPr>
        <w:fldChar w:fldCharType="begin"/>
      </w:r>
      <w:r w:rsidR="00A5370C">
        <w:rPr>
          <w:rFonts w:asciiTheme="minorBidi" w:hAnsiTheme="minorBidi"/>
          <w:sz w:val="22"/>
          <w:szCs w:val="22"/>
        </w:rPr>
        <w:instrText xml:space="preserve"> ADDIN EN.CITE &lt;EndNote&gt;&lt;Cite&gt;&lt;Author&gt;Russel&lt;/Author&gt;&lt;Year&gt;2009&lt;/Year&gt;&lt;RecNum&gt;84&lt;/RecNum&gt;&lt;DisplayText&gt;(64)&lt;/DisplayText&gt;&lt;record&gt;&lt;rec-number&gt;84&lt;/rec-number&gt;&lt;foreign-keys&gt;&lt;key app="EN" db-id="9rxfwr5p1pszwee29srxx9d1zz9v0vrxtwp0" timestamp="1617568265"&gt;84&lt;/key&gt;&lt;/foreign-keys&gt;&lt;ref-type name="Journal Article"&gt;17&lt;/ref-type&gt;&lt;contributors&gt;&lt;authors&gt;&lt;author&gt;Russel, I. K.&lt;/author&gt;&lt;author&gt;Gotte, M. J.&lt;/author&gt;&lt;author&gt;Bronzwaer, J. G.&lt;/author&gt;&lt;author&gt;Knaapen, P.&lt;/author&gt;&lt;author&gt;Paulus, W. J.&lt;/author&gt;&lt;author&gt;van Rossum, A. C.&lt;/author&gt;&lt;/authors&gt;&lt;/contributors&gt;&lt;auth-address&gt;Department of Physics and Medical Technology, VU University Medical Center, Amsterdam, the Netherlands. i.russel@vumc.nl&lt;/auth-address&gt;&lt;titles&gt;&lt;title&gt;Left ventricular torsion: an expanding role in the analysis of myocardial dysfunction&lt;/title&gt;&lt;secondary-title&gt;JACC Cardiovasc Imaging&lt;/secondary-title&gt;&lt;/titles&gt;&lt;periodical&gt;&lt;full-title&gt;JACC Cardiovasc Imaging&lt;/full-title&gt;&lt;/periodical&gt;&lt;pages&gt;648-55&lt;/pages&gt;&lt;volume&gt;2&lt;/volume&gt;&lt;number&gt;5&lt;/number&gt;&lt;edition&gt;2009/05/16&lt;/edition&gt;&lt;keywords&gt;&lt;keyword&gt;Animals&lt;/keyword&gt;&lt;keyword&gt;Echocardiography&lt;/keyword&gt;&lt;keyword&gt;Heart Diseases/pathology/*physiopathology&lt;/keyword&gt;&lt;keyword&gt;Heart Ventricles/pathology/physiopathology&lt;/keyword&gt;&lt;keyword&gt;Humans&lt;/keyword&gt;&lt;keyword&gt;Magnetic Resonance Imaging&lt;/keyword&gt;&lt;keyword&gt;Models, Cardiovascular&lt;/keyword&gt;&lt;keyword&gt;*Myocardial Contraction&lt;/keyword&gt;&lt;keyword&gt;Myocardium/*pathology&lt;/keyword&gt;&lt;keyword&gt;*Torsion, Mechanical&lt;/keyword&gt;&lt;keyword&gt;*Ventricular Function, Left&lt;/keyword&gt;&lt;/keywords&gt;&lt;dates&gt;&lt;year&gt;2009&lt;/year&gt;&lt;pub-dates&gt;&lt;date&gt;May&lt;/date&gt;&lt;/pub-dates&gt;&lt;/dates&gt;&lt;isbn&gt;1876-7591 (Electronic)&amp;#xD;1876-7591 (Linking)&lt;/isbn&gt;&lt;accession-num&gt;19442954&lt;/accession-num&gt;&lt;urls&gt;&lt;related-urls&gt;&lt;url&gt;https://www.ncbi.nlm.nih.gov/pubmed/19442954&lt;/url&gt;&lt;/related-urls&gt;&lt;/urls&gt;&lt;electronic-resource-num&gt;10.1016/j.jcmg.2009.03.001&lt;/electronic-resource-num&gt;&lt;/record&gt;&lt;/Cite&gt;&lt;/EndNote&gt;</w:instrText>
      </w:r>
      <w:r w:rsidR="00465DA8">
        <w:rPr>
          <w:rFonts w:asciiTheme="minorBidi" w:hAnsiTheme="minorBidi"/>
          <w:sz w:val="22"/>
          <w:szCs w:val="22"/>
        </w:rPr>
        <w:fldChar w:fldCharType="separate"/>
      </w:r>
      <w:r w:rsidR="00A5370C">
        <w:rPr>
          <w:rFonts w:asciiTheme="minorBidi" w:hAnsiTheme="minorBidi"/>
          <w:noProof/>
          <w:sz w:val="22"/>
          <w:szCs w:val="22"/>
        </w:rPr>
        <w:t>(64)</w:t>
      </w:r>
      <w:r w:rsidR="00465DA8">
        <w:rPr>
          <w:rFonts w:asciiTheme="minorBidi" w:hAnsiTheme="minorBidi"/>
          <w:sz w:val="22"/>
          <w:szCs w:val="22"/>
        </w:rPr>
        <w:fldChar w:fldCharType="end"/>
      </w:r>
      <w:r w:rsidR="00465DA8">
        <w:rPr>
          <w:rFonts w:asciiTheme="minorBidi" w:hAnsiTheme="minorBidi"/>
          <w:sz w:val="22"/>
          <w:szCs w:val="22"/>
        </w:rPr>
        <w:t>,</w:t>
      </w:r>
      <w:r w:rsidR="00945CB4">
        <w:rPr>
          <w:rFonts w:asciiTheme="minorBidi" w:hAnsiTheme="minorBidi"/>
          <w:sz w:val="22"/>
          <w:szCs w:val="22"/>
        </w:rPr>
        <w:t xml:space="preserve"> longitudinal and transmural variation of </w:t>
      </w:r>
      <w:r w:rsidR="00E36838">
        <w:rPr>
          <w:rFonts w:asciiTheme="minorBidi" w:hAnsiTheme="minorBidi"/>
          <w:sz w:val="22"/>
          <w:szCs w:val="22"/>
        </w:rPr>
        <w:t>contractile properties</w:t>
      </w:r>
      <w:r w:rsidR="00575DD3">
        <w:rPr>
          <w:rFonts w:asciiTheme="minorBidi" w:hAnsiTheme="minorBidi"/>
          <w:sz w:val="22"/>
          <w:szCs w:val="22"/>
        </w:rPr>
        <w:t xml:space="preserve"> </w:t>
      </w:r>
      <w:r w:rsidR="00575DD3">
        <w:rPr>
          <w:rFonts w:asciiTheme="minorBidi" w:hAnsiTheme="minorBidi"/>
          <w:sz w:val="22"/>
          <w:szCs w:val="22"/>
        </w:rPr>
        <w:fldChar w:fldCharType="begin">
          <w:fldData xml:space="preserve">PEVuZE5vdGU+PENpdGU+PEF1dGhvcj5TaGFybWE8L0F1dGhvcj48WWVhcj4yMDAzPC9ZZWFyPjxS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==
</w:fldData>
        </w:fldChar>
      </w:r>
      <w:r w:rsidR="00A5370C">
        <w:rPr>
          <w:rFonts w:asciiTheme="minorBidi" w:hAnsiTheme="minorBidi"/>
          <w:sz w:val="22"/>
          <w:szCs w:val="22"/>
        </w:rPr>
        <w:instrText xml:space="preserve"> ADDIN EN.CITE </w:instrText>
      </w:r>
      <w:r w:rsidR="00A5370C">
        <w:rPr>
          <w:rFonts w:asciiTheme="minorBidi" w:hAnsiTheme="minorBidi"/>
          <w:sz w:val="22"/>
          <w:szCs w:val="22"/>
        </w:rPr>
        <w:fldChar w:fldCharType="begin">
          <w:fldData xml:space="preserve">PEVuZE5vdGU+PENpdGU+PEF1dGhvcj5TaGFybWE8L0F1dGhvcj48WWVhcj4yMDAzPC9ZZWFyPjxS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==
</w:fldData>
        </w:fldChar>
      </w:r>
      <w:r w:rsidR="00A5370C">
        <w:rPr>
          <w:rFonts w:asciiTheme="minorBidi" w:hAnsiTheme="minorBidi"/>
          <w:sz w:val="22"/>
          <w:szCs w:val="22"/>
        </w:rPr>
        <w:instrText xml:space="preserve"> ADDIN EN.CITE.DATA </w:instrText>
      </w:r>
      <w:r w:rsidR="00A5370C">
        <w:rPr>
          <w:rFonts w:asciiTheme="minorBidi" w:hAnsiTheme="minorBidi"/>
          <w:sz w:val="22"/>
          <w:szCs w:val="22"/>
        </w:rPr>
      </w:r>
      <w:r w:rsidR="00A5370C">
        <w:rPr>
          <w:rFonts w:asciiTheme="minorBidi" w:hAnsiTheme="minorBidi"/>
          <w:sz w:val="22"/>
          <w:szCs w:val="22"/>
        </w:rPr>
        <w:fldChar w:fldCharType="end"/>
      </w:r>
      <w:r w:rsidR="00575DD3">
        <w:rPr>
          <w:rFonts w:asciiTheme="minorBidi" w:hAnsiTheme="minorBidi"/>
          <w:sz w:val="22"/>
          <w:szCs w:val="22"/>
        </w:rPr>
      </w:r>
      <w:r w:rsidR="00575DD3">
        <w:rPr>
          <w:rFonts w:asciiTheme="minorBidi" w:hAnsiTheme="minorBidi"/>
          <w:sz w:val="22"/>
          <w:szCs w:val="22"/>
        </w:rPr>
        <w:fldChar w:fldCharType="separate"/>
      </w:r>
      <w:r w:rsidR="00A5370C">
        <w:rPr>
          <w:rFonts w:asciiTheme="minorBidi" w:hAnsiTheme="minorBidi"/>
          <w:noProof/>
          <w:sz w:val="22"/>
          <w:szCs w:val="22"/>
        </w:rPr>
        <w:t>(65)</w:t>
      </w:r>
      <w:r w:rsidR="00575DD3">
        <w:rPr>
          <w:rFonts w:asciiTheme="minorBidi" w:hAnsiTheme="minorBidi"/>
          <w:sz w:val="22"/>
          <w:szCs w:val="22"/>
        </w:rPr>
        <w:fldChar w:fldCharType="end"/>
      </w:r>
      <w:r w:rsidR="00693944">
        <w:rPr>
          <w:rFonts w:asciiTheme="minorBidi" w:hAnsiTheme="minorBidi"/>
          <w:sz w:val="22"/>
          <w:szCs w:val="22"/>
        </w:rPr>
        <w:t>, and variational in myofibers orientations</w:t>
      </w:r>
      <w:r w:rsidR="00CE624A">
        <w:rPr>
          <w:rFonts w:asciiTheme="minorBidi" w:hAnsiTheme="minorBidi"/>
          <w:sz w:val="22"/>
          <w:szCs w:val="22"/>
        </w:rPr>
        <w:t xml:space="preserve"> </w:t>
      </w:r>
      <w:r w:rsidR="00F66003">
        <w:rPr>
          <w:rFonts w:asciiTheme="minorBidi" w:hAnsiTheme="minorBidi"/>
          <w:sz w:val="22"/>
          <w:szCs w:val="22"/>
        </w:rPr>
        <w:fldChar w:fldCharType="begin">
          <w:fldData xml:space="preserve">PEVuZE5vdGU+PENpdGU+PEF1dGhvcj5Sb2RyaWd1ZXotQ2FudGFubzwvQXV0aG9yPjxZZWFyPjIw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</w:fldData>
        </w:fldChar>
      </w:r>
      <w:r w:rsidR="00A5370C">
        <w:rPr>
          <w:rFonts w:asciiTheme="minorBidi" w:hAnsiTheme="minorBidi"/>
          <w:sz w:val="22"/>
          <w:szCs w:val="22"/>
        </w:rPr>
        <w:instrText xml:space="preserve"> ADDIN EN.CITE </w:instrText>
      </w:r>
      <w:r w:rsidR="00A5370C">
        <w:rPr>
          <w:rFonts w:asciiTheme="minorBidi" w:hAnsiTheme="minorBidi"/>
          <w:sz w:val="22"/>
          <w:szCs w:val="22"/>
        </w:rPr>
        <w:fldChar w:fldCharType="begin">
          <w:fldData xml:space="preserve">PEVuZE5vdGU+PENpdGU+PEF1dGhvcj5Sb2RyaWd1ZXotQ2FudGFubzwvQXV0aG9yPjxZZWFyPjIw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</w:fldData>
        </w:fldChar>
      </w:r>
      <w:r w:rsidR="00A5370C">
        <w:rPr>
          <w:rFonts w:asciiTheme="minorBidi" w:hAnsiTheme="minorBidi"/>
          <w:sz w:val="22"/>
          <w:szCs w:val="22"/>
        </w:rPr>
        <w:instrText xml:space="preserve"> ADDIN EN.CITE.DATA </w:instrText>
      </w:r>
      <w:r w:rsidR="00A5370C">
        <w:rPr>
          <w:rFonts w:asciiTheme="minorBidi" w:hAnsiTheme="minorBidi"/>
          <w:sz w:val="22"/>
          <w:szCs w:val="22"/>
        </w:rPr>
      </w:r>
      <w:r w:rsidR="00A5370C">
        <w:rPr>
          <w:rFonts w:asciiTheme="minorBidi" w:hAnsiTheme="minorBidi"/>
          <w:sz w:val="22"/>
          <w:szCs w:val="22"/>
        </w:rPr>
        <w:fldChar w:fldCharType="end"/>
      </w:r>
      <w:r w:rsidR="00F66003">
        <w:rPr>
          <w:rFonts w:asciiTheme="minorBidi" w:hAnsiTheme="minorBidi"/>
          <w:sz w:val="22"/>
          <w:szCs w:val="22"/>
        </w:rPr>
      </w:r>
      <w:r w:rsidR="00F66003">
        <w:rPr>
          <w:rFonts w:asciiTheme="minorBidi" w:hAnsiTheme="minorBidi"/>
          <w:sz w:val="22"/>
          <w:szCs w:val="22"/>
        </w:rPr>
        <w:fldChar w:fldCharType="separate"/>
      </w:r>
      <w:r w:rsidR="00A5370C">
        <w:rPr>
          <w:rFonts w:asciiTheme="minorBidi" w:hAnsiTheme="minorBidi"/>
          <w:noProof/>
          <w:sz w:val="22"/>
          <w:szCs w:val="22"/>
        </w:rPr>
        <w:t>(74)</w:t>
      </w:r>
      <w:r w:rsidR="00F66003">
        <w:rPr>
          <w:rFonts w:asciiTheme="minorBidi" w:hAnsiTheme="minorBidi"/>
          <w:sz w:val="22"/>
          <w:szCs w:val="22"/>
        </w:rPr>
        <w:fldChar w:fldCharType="end"/>
      </w:r>
      <w:r w:rsidR="00693944">
        <w:rPr>
          <w:rFonts w:asciiTheme="minorBidi" w:hAnsiTheme="minorBidi"/>
          <w:sz w:val="22"/>
          <w:szCs w:val="22"/>
        </w:rPr>
        <w:t xml:space="preserve"> are ignored.</w:t>
      </w:r>
      <w:r w:rsidR="00711AAB">
        <w:rPr>
          <w:rFonts w:asciiTheme="minorBidi" w:hAnsiTheme="minorBidi"/>
          <w:sz w:val="22"/>
          <w:szCs w:val="22"/>
        </w:rPr>
        <w:t xml:space="preserve"> Therefore, all half-sarcomeres in the </w:t>
      </w:r>
      <w:r w:rsidR="0032341C">
        <w:rPr>
          <w:rFonts w:asciiTheme="minorBidi" w:hAnsiTheme="minorBidi"/>
          <w:sz w:val="22"/>
          <w:szCs w:val="22"/>
        </w:rPr>
        <w:t>model</w:t>
      </w:r>
      <w:r w:rsidR="004E20E7">
        <w:rPr>
          <w:rFonts w:asciiTheme="minorBidi" w:hAnsiTheme="minorBidi"/>
          <w:sz w:val="22"/>
          <w:szCs w:val="22"/>
        </w:rPr>
        <w:t xml:space="preserve"> </w:t>
      </w:r>
      <w:r w:rsidR="003F0B98">
        <w:rPr>
          <w:rFonts w:asciiTheme="minorBidi" w:hAnsiTheme="minorBidi"/>
          <w:sz w:val="22"/>
          <w:szCs w:val="22"/>
        </w:rPr>
        <w:t xml:space="preserve">experience a uniform </w:t>
      </w:r>
      <w:r w:rsidR="00970C6A">
        <w:rPr>
          <w:rFonts w:asciiTheme="minorBidi" w:hAnsiTheme="minorBidi"/>
          <w:sz w:val="22"/>
          <w:szCs w:val="22"/>
        </w:rPr>
        <w:t>loading</w:t>
      </w:r>
      <w:r w:rsidR="00961221">
        <w:rPr>
          <w:rFonts w:asciiTheme="minorBidi" w:hAnsiTheme="minorBidi"/>
          <w:sz w:val="22"/>
          <w:szCs w:val="22"/>
        </w:rPr>
        <w:t xml:space="preserve"> </w:t>
      </w:r>
      <w:r w:rsidR="004E20E7">
        <w:rPr>
          <w:rFonts w:asciiTheme="minorBidi" w:hAnsiTheme="minorBidi"/>
          <w:sz w:val="22"/>
          <w:szCs w:val="22"/>
        </w:rPr>
        <w:t>at each given time step of a simulation</w:t>
      </w:r>
      <w:r w:rsidR="00F70A99">
        <w:rPr>
          <w:rFonts w:asciiTheme="minorBidi" w:hAnsiTheme="minorBidi"/>
          <w:sz w:val="22"/>
          <w:szCs w:val="22"/>
        </w:rPr>
        <w:t xml:space="preserve"> and thus grow uniformly</w:t>
      </w:r>
      <w:r w:rsidR="003B4C91">
        <w:rPr>
          <w:rFonts w:asciiTheme="minorBidi" w:hAnsiTheme="minorBidi"/>
          <w:sz w:val="22"/>
          <w:szCs w:val="22"/>
        </w:rPr>
        <w:t xml:space="preserve"> in response to overloading</w:t>
      </w:r>
      <w:r w:rsidR="004E20E7">
        <w:rPr>
          <w:rFonts w:asciiTheme="minorBidi" w:hAnsiTheme="minorBidi"/>
          <w:sz w:val="22"/>
          <w:szCs w:val="22"/>
        </w:rPr>
        <w:t xml:space="preserve">. </w:t>
      </w:r>
    </w:p>
    <w:p w14:paraId="20F04228" w14:textId="7F0744AB" w:rsidR="0036356D" w:rsidRDefault="005F63A8" w:rsidP="002112B6">
      <w:pPr>
        <w:spacing w:line="276" w:lineRule="auto"/>
        <w:ind w:firstLine="720"/>
        <w:jc w:val="both"/>
        <w:rPr>
          <w:rFonts w:asciiTheme="minorBidi" w:hAnsiTheme="minorBidi"/>
          <w:sz w:val="22"/>
          <w:szCs w:val="22"/>
        </w:rPr>
      </w:pPr>
      <w:r>
        <w:rPr>
          <w:rFonts w:asciiTheme="minorBidi" w:hAnsiTheme="minorBidi"/>
          <w:sz w:val="22"/>
          <w:szCs w:val="22"/>
        </w:rPr>
        <w:t xml:space="preserve">Second, the current model can </w:t>
      </w:r>
      <w:r w:rsidR="00D22E1F">
        <w:rPr>
          <w:rFonts w:asciiTheme="minorBidi" w:hAnsiTheme="minorBidi"/>
          <w:sz w:val="22"/>
          <w:szCs w:val="22"/>
        </w:rPr>
        <w:t xml:space="preserve">only </w:t>
      </w:r>
      <w:r>
        <w:rPr>
          <w:rFonts w:asciiTheme="minorBidi" w:hAnsiTheme="minorBidi"/>
          <w:sz w:val="22"/>
          <w:szCs w:val="22"/>
        </w:rPr>
        <w:t>quantify the cardiac growth</w:t>
      </w:r>
      <w:r w:rsidR="00E91A5A">
        <w:rPr>
          <w:rFonts w:asciiTheme="minorBidi" w:hAnsiTheme="minorBidi"/>
          <w:sz w:val="22"/>
          <w:szCs w:val="22"/>
        </w:rPr>
        <w:t xml:space="preserve"> (i.e. </w:t>
      </w:r>
      <w:r w:rsidR="002A2DE7">
        <w:rPr>
          <w:rFonts w:asciiTheme="minorBidi" w:hAnsiTheme="minorBidi"/>
          <w:sz w:val="22"/>
          <w:szCs w:val="22"/>
        </w:rPr>
        <w:t>change in the ventricular size and dimension)</w:t>
      </w:r>
      <w:r w:rsidR="00497326">
        <w:rPr>
          <w:rFonts w:asciiTheme="minorBidi" w:hAnsiTheme="minorBidi"/>
          <w:sz w:val="22"/>
          <w:szCs w:val="22"/>
        </w:rPr>
        <w:t>,</w:t>
      </w:r>
      <w:r>
        <w:rPr>
          <w:rFonts w:asciiTheme="minorBidi" w:hAnsiTheme="minorBidi"/>
          <w:sz w:val="22"/>
          <w:szCs w:val="22"/>
        </w:rPr>
        <w:t xml:space="preserve"> </w:t>
      </w:r>
      <w:r w:rsidR="00B51B1D">
        <w:rPr>
          <w:rFonts w:asciiTheme="minorBidi" w:hAnsiTheme="minorBidi"/>
          <w:sz w:val="22"/>
          <w:szCs w:val="22"/>
        </w:rPr>
        <w:t>but</w:t>
      </w:r>
      <w:r>
        <w:rPr>
          <w:rFonts w:asciiTheme="minorBidi" w:hAnsiTheme="minorBidi"/>
          <w:sz w:val="22"/>
          <w:szCs w:val="22"/>
        </w:rPr>
        <w:t xml:space="preserve"> not the </w:t>
      </w:r>
      <w:r w:rsidR="00C547FE">
        <w:rPr>
          <w:rFonts w:asciiTheme="minorBidi" w:hAnsiTheme="minorBidi"/>
          <w:sz w:val="22"/>
          <w:szCs w:val="22"/>
        </w:rPr>
        <w:t>myofiber disarray</w:t>
      </w:r>
      <w:r w:rsidR="001D62D4">
        <w:rPr>
          <w:rFonts w:asciiTheme="minorBidi" w:hAnsiTheme="minorBidi"/>
          <w:sz w:val="22"/>
          <w:szCs w:val="22"/>
        </w:rPr>
        <w:t xml:space="preserve">. </w:t>
      </w:r>
      <w:r w:rsidR="00F348EA">
        <w:rPr>
          <w:rFonts w:asciiTheme="minorBidi" w:hAnsiTheme="minorBidi"/>
          <w:sz w:val="22"/>
          <w:szCs w:val="22"/>
        </w:rPr>
        <w:t>Variation</w:t>
      </w:r>
      <w:r w:rsidR="00CC5467">
        <w:rPr>
          <w:rFonts w:asciiTheme="minorBidi" w:hAnsiTheme="minorBidi"/>
          <w:sz w:val="22"/>
          <w:szCs w:val="22"/>
        </w:rPr>
        <w:t xml:space="preserve"> in </w:t>
      </w:r>
      <w:r w:rsidR="0099256D">
        <w:rPr>
          <w:rFonts w:asciiTheme="minorBidi" w:hAnsiTheme="minorBidi"/>
          <w:sz w:val="22"/>
          <w:szCs w:val="22"/>
        </w:rPr>
        <w:t xml:space="preserve">myocardium </w:t>
      </w:r>
      <w:r w:rsidR="007C7E64">
        <w:rPr>
          <w:rFonts w:asciiTheme="minorBidi" w:hAnsiTheme="minorBidi"/>
          <w:sz w:val="22"/>
          <w:szCs w:val="22"/>
        </w:rPr>
        <w:t xml:space="preserve">environment like hemodynamic overloading </w:t>
      </w:r>
      <w:r w:rsidR="00F348EA">
        <w:rPr>
          <w:rFonts w:asciiTheme="minorBidi" w:hAnsiTheme="minorBidi"/>
          <w:sz w:val="22"/>
          <w:szCs w:val="22"/>
        </w:rPr>
        <w:t>or</w:t>
      </w:r>
      <w:r w:rsidR="007C7E64">
        <w:rPr>
          <w:rFonts w:asciiTheme="minorBidi" w:hAnsiTheme="minorBidi"/>
          <w:sz w:val="22"/>
          <w:szCs w:val="22"/>
        </w:rPr>
        <w:t xml:space="preserve"> p</w:t>
      </w:r>
      <w:r w:rsidR="00BC3BC4">
        <w:rPr>
          <w:rFonts w:asciiTheme="minorBidi" w:hAnsiTheme="minorBidi"/>
          <w:sz w:val="22"/>
          <w:szCs w:val="22"/>
        </w:rPr>
        <w:t xml:space="preserve">athological </w:t>
      </w:r>
      <w:r w:rsidR="00CD3DBC">
        <w:rPr>
          <w:rFonts w:asciiTheme="minorBidi" w:hAnsiTheme="minorBidi"/>
          <w:sz w:val="22"/>
          <w:szCs w:val="22"/>
        </w:rPr>
        <w:t>stimulus</w:t>
      </w:r>
      <w:r w:rsidR="007C7E64">
        <w:rPr>
          <w:rFonts w:asciiTheme="minorBidi" w:hAnsiTheme="minorBidi"/>
          <w:sz w:val="22"/>
          <w:szCs w:val="22"/>
        </w:rPr>
        <w:t xml:space="preserve"> can </w:t>
      </w:r>
      <w:r w:rsidR="00314F02">
        <w:rPr>
          <w:rFonts w:asciiTheme="minorBidi" w:hAnsiTheme="minorBidi"/>
          <w:sz w:val="22"/>
          <w:szCs w:val="22"/>
        </w:rPr>
        <w:t xml:space="preserve">result into </w:t>
      </w:r>
      <w:r w:rsidR="00CD3DBC">
        <w:rPr>
          <w:rFonts w:asciiTheme="minorBidi" w:hAnsiTheme="minorBidi"/>
          <w:sz w:val="22"/>
          <w:szCs w:val="22"/>
        </w:rPr>
        <w:t xml:space="preserve">a change in the </w:t>
      </w:r>
      <w:r w:rsidR="00A76ABE">
        <w:rPr>
          <w:rFonts w:asciiTheme="minorBidi" w:hAnsiTheme="minorBidi"/>
          <w:sz w:val="22"/>
          <w:szCs w:val="22"/>
        </w:rPr>
        <w:t xml:space="preserve">architecture of myofiber and produce myofiber disarray </w:t>
      </w:r>
      <w:r w:rsidR="00630425">
        <w:rPr>
          <w:rFonts w:asciiTheme="minorBidi" w:hAnsiTheme="minorBidi"/>
          <w:sz w:val="22"/>
          <w:szCs w:val="22"/>
        </w:rPr>
        <w:fldChar w:fldCharType="begin"/>
      </w:r>
      <w:r w:rsidR="00A5370C">
        <w:rPr>
          <w:rFonts w:asciiTheme="minorBidi" w:hAnsiTheme="minorBidi"/>
          <w:sz w:val="22"/>
          <w:szCs w:val="22"/>
        </w:rPr>
        <w:instrText xml:space="preserve"> ADDIN EN.CITE &lt;EndNote&gt;&lt;Cite&gt;&lt;Author&gt;Machackova&lt;/Author&gt;&lt;Year&gt;2006&lt;/Year&gt;&lt;RecNum&gt;86&lt;/RecNum&gt;&lt;DisplayText&gt;(75)&lt;/DisplayText&gt;&lt;record&gt;&lt;rec-number&gt;86&lt;/rec-number&gt;&lt;foreign-keys&gt;&lt;key app="EN" db-id="9rxfwr5p1pszwee29srxx9d1zz9v0vrxtwp0" timestamp="1617588004"&gt;86&lt;/key&gt;&lt;/foreign-keys&gt;&lt;ref-type name="Journal Article"&gt;17&lt;/ref-type&gt;&lt;contributors&gt;&lt;authors&gt;&lt;author&gt;Machackova, J.&lt;/author&gt;&lt;author&gt;Barta, J.&lt;/author&gt;&lt;author&gt;Dhalla, N. S.&lt;/author&gt;&lt;/authors&gt;&lt;/contributors&gt;&lt;auth-address&gt;Institute of Cardiovascular Sciences, St Boniface General Hospital Research Center, Depatment of Physiology, Faculty of Medicine, University of Manitoba, Winnipeg, Canada.&lt;/auth-address&gt;&lt;titles&gt;&lt;title&gt;Myofibrillar remodeling in cardiac hypertrophy, heart failure and cardiomyopathies&lt;/title&gt;&lt;secondary-title&gt;Can J Cardiol&lt;/secondary-title&gt;&lt;/titles&gt;&lt;periodical&gt;&lt;full-title&gt;Can J Cardiol&lt;/full-title&gt;&lt;/periodical&gt;&lt;pages&gt;953-68&lt;/pages&gt;&lt;volume&gt;22&lt;/volume&gt;&lt;number&gt;11&lt;/number&gt;&lt;edition&gt;2006/09/15&lt;/edition&gt;&lt;keywords&gt;&lt;keyword&gt;Cardiomegaly/pathology&lt;/keyword&gt;&lt;keyword&gt;Cardiomyopathies/pathology&lt;/keyword&gt;&lt;keyword&gt;Gene Expression Regulation&lt;/keyword&gt;&lt;keyword&gt;Heart Diseases/*pathology&lt;/keyword&gt;&lt;keyword&gt;Heart Failure/pathology&lt;/keyword&gt;&lt;keyword&gt;Humans&lt;/keyword&gt;&lt;keyword&gt;Myocardium/*pathology&lt;/keyword&gt;&lt;keyword&gt;Myofibrils/*pathology&lt;/keyword&gt;&lt;/keywords&gt;&lt;dates&gt;&lt;year&gt;2006&lt;/year&gt;&lt;pub-dates&gt;&lt;date&gt;Sep&lt;/date&gt;&lt;/pub-dates&gt;&lt;/dates&gt;&lt;isbn&gt;0828-282X (Print)&amp;#xD;0828-282X (Linking)&lt;/isbn&gt;&lt;accession-num&gt;16971981&lt;/accession-num&gt;&lt;urls&gt;&lt;related-urls&gt;&lt;url&gt;https://www.ncbi.nlm.nih.gov/pubmed/16971981&lt;/url&gt;&lt;/related-urls&gt;&lt;/urls&gt;&lt;custom2&gt;PMC2570240&lt;/custom2&gt;&lt;electronic-resource-num&gt;10.1016/s0828-282x(06)70315-4&lt;/electronic-resource-num&gt;&lt;/record&gt;&lt;/Cite&gt;&lt;/EndNote&gt;</w:instrText>
      </w:r>
      <w:r w:rsidR="00630425">
        <w:rPr>
          <w:rFonts w:asciiTheme="minorBidi" w:hAnsiTheme="minorBidi"/>
          <w:sz w:val="22"/>
          <w:szCs w:val="22"/>
        </w:rPr>
        <w:fldChar w:fldCharType="separate"/>
      </w:r>
      <w:r w:rsidR="00A5370C">
        <w:rPr>
          <w:rFonts w:asciiTheme="minorBidi" w:hAnsiTheme="minorBidi"/>
          <w:noProof/>
          <w:sz w:val="22"/>
          <w:szCs w:val="22"/>
        </w:rPr>
        <w:t>(75)</w:t>
      </w:r>
      <w:r w:rsidR="00630425">
        <w:rPr>
          <w:rFonts w:asciiTheme="minorBidi" w:hAnsiTheme="minorBidi"/>
          <w:sz w:val="22"/>
          <w:szCs w:val="22"/>
        </w:rPr>
        <w:fldChar w:fldCharType="end"/>
      </w:r>
      <w:r w:rsidR="00630425">
        <w:rPr>
          <w:rFonts w:asciiTheme="minorBidi" w:hAnsiTheme="minorBidi"/>
          <w:sz w:val="22"/>
          <w:szCs w:val="22"/>
        </w:rPr>
        <w:t xml:space="preserve">. </w:t>
      </w:r>
      <w:r w:rsidR="00CC013B">
        <w:rPr>
          <w:rFonts w:asciiTheme="minorBidi" w:hAnsiTheme="minorBidi"/>
          <w:sz w:val="22"/>
          <w:szCs w:val="22"/>
        </w:rPr>
        <w:t xml:space="preserve">For example, </w:t>
      </w:r>
      <w:r w:rsidR="00786E2F">
        <w:rPr>
          <w:rFonts w:asciiTheme="minorBidi" w:hAnsiTheme="minorBidi"/>
          <w:sz w:val="22"/>
          <w:szCs w:val="22"/>
        </w:rPr>
        <w:t>hypertrophic cardiomyopathy not only lead</w:t>
      </w:r>
      <w:r w:rsidR="00EA39F5">
        <w:rPr>
          <w:rFonts w:asciiTheme="minorBidi" w:hAnsiTheme="minorBidi"/>
          <w:sz w:val="22"/>
          <w:szCs w:val="22"/>
        </w:rPr>
        <w:t>s</w:t>
      </w:r>
      <w:r w:rsidR="00786E2F">
        <w:rPr>
          <w:rFonts w:asciiTheme="minorBidi" w:hAnsiTheme="minorBidi"/>
          <w:sz w:val="22"/>
          <w:szCs w:val="22"/>
        </w:rPr>
        <w:t xml:space="preserve"> to </w:t>
      </w:r>
      <w:r w:rsidR="006D2F50" w:rsidRPr="006D2F50">
        <w:rPr>
          <w:rFonts w:asciiTheme="minorBidi" w:hAnsiTheme="minorBidi"/>
          <w:sz w:val="22"/>
          <w:szCs w:val="22"/>
        </w:rPr>
        <w:t>asymmetrical</w:t>
      </w:r>
      <w:r w:rsidR="006D2F50">
        <w:rPr>
          <w:rFonts w:asciiTheme="minorBidi" w:hAnsiTheme="minorBidi"/>
          <w:sz w:val="22"/>
          <w:szCs w:val="22"/>
        </w:rPr>
        <w:t xml:space="preserve"> change in </w:t>
      </w:r>
      <w:r w:rsidR="00D80031">
        <w:rPr>
          <w:rFonts w:asciiTheme="minorBidi" w:hAnsiTheme="minorBidi"/>
          <w:sz w:val="22"/>
          <w:szCs w:val="22"/>
        </w:rPr>
        <w:t xml:space="preserve">the </w:t>
      </w:r>
      <w:r w:rsidR="006D2F50">
        <w:rPr>
          <w:rFonts w:asciiTheme="minorBidi" w:hAnsiTheme="minorBidi"/>
          <w:sz w:val="22"/>
          <w:szCs w:val="22"/>
        </w:rPr>
        <w:t>wall thickness</w:t>
      </w:r>
      <w:r w:rsidR="00D80031">
        <w:rPr>
          <w:rFonts w:asciiTheme="minorBidi" w:hAnsiTheme="minorBidi"/>
          <w:sz w:val="22"/>
          <w:szCs w:val="22"/>
        </w:rPr>
        <w:t xml:space="preserve">, but also it </w:t>
      </w:r>
      <w:r w:rsidR="00045152">
        <w:rPr>
          <w:rFonts w:asciiTheme="minorBidi" w:hAnsiTheme="minorBidi"/>
          <w:sz w:val="22"/>
          <w:szCs w:val="22"/>
        </w:rPr>
        <w:t xml:space="preserve">can </w:t>
      </w:r>
      <w:r w:rsidR="00D80031">
        <w:rPr>
          <w:rFonts w:asciiTheme="minorBidi" w:hAnsiTheme="minorBidi"/>
          <w:sz w:val="22"/>
          <w:szCs w:val="22"/>
        </w:rPr>
        <w:t>result in</w:t>
      </w:r>
      <w:r w:rsidR="00B813B2">
        <w:rPr>
          <w:rFonts w:asciiTheme="minorBidi" w:hAnsiTheme="minorBidi"/>
          <w:sz w:val="22"/>
          <w:szCs w:val="22"/>
        </w:rPr>
        <w:t>to</w:t>
      </w:r>
      <w:r w:rsidR="006D2F50">
        <w:rPr>
          <w:rFonts w:asciiTheme="minorBidi" w:hAnsiTheme="minorBidi"/>
          <w:sz w:val="22"/>
          <w:szCs w:val="22"/>
        </w:rPr>
        <w:t xml:space="preserve"> </w:t>
      </w:r>
      <w:r w:rsidR="00045152">
        <w:rPr>
          <w:rFonts w:asciiTheme="minorBidi" w:hAnsiTheme="minorBidi"/>
          <w:sz w:val="22"/>
          <w:szCs w:val="22"/>
        </w:rPr>
        <w:t>the myofibri</w:t>
      </w:r>
      <w:r w:rsidR="000C7956">
        <w:rPr>
          <w:rFonts w:asciiTheme="minorBidi" w:hAnsiTheme="minorBidi"/>
          <w:sz w:val="22"/>
          <w:szCs w:val="22"/>
        </w:rPr>
        <w:t xml:space="preserve">llar disarray and myocardial fibrosis </w:t>
      </w:r>
      <w:r w:rsidR="006C231F">
        <w:rPr>
          <w:rFonts w:asciiTheme="minorBidi" w:hAnsiTheme="minorBidi"/>
          <w:sz w:val="22"/>
          <w:szCs w:val="22"/>
        </w:rPr>
        <w:fldChar w:fldCharType="begin"/>
      </w:r>
      <w:r w:rsidR="00A5370C">
        <w:rPr>
          <w:rFonts w:asciiTheme="minorBidi" w:hAnsiTheme="minorBidi"/>
          <w:sz w:val="22"/>
          <w:szCs w:val="22"/>
        </w:rPr>
        <w:instrText xml:space="preserve"> ADDIN EN.CITE &lt;EndNote&gt;&lt;Cite&gt;&lt;Author&gt;Watkins&lt;/Author&gt;&lt;Year&gt;2011&lt;/Year&gt;&lt;RecNum&gt;83&lt;/RecNum&gt;&lt;DisplayText&gt;(73)&lt;/DisplayText&gt;&lt;record&gt;&lt;rec-number&gt;83&lt;/rec-number&gt;&lt;foreign-keys&gt;&lt;key app="EN" db-id="9rxfwr5p1pszwee29srxx9d1zz9v0vrxtwp0" timestamp="1617391908"&gt;83&lt;/key&gt;&lt;/foreign-keys&gt;&lt;ref-type name="Journal Article"&gt;17&lt;/ref-type&gt;&lt;contributors&gt;&lt;authors&gt;&lt;author&gt;Watkins, H.&lt;/author&gt;&lt;author&gt;Ashrafian, H.&lt;/author&gt;&lt;author&gt;Redwood, C.&lt;/author&gt;&lt;/authors&gt;&lt;/contributors&gt;&lt;auth-address&gt;Department of Cardiovascular Medicine, University of Oxford, Oxford, United Kingdom. hugh.watkins@cardiov.ox.ac.uk&lt;/auth-address&gt;&lt;titles&gt;&lt;title&gt;Inherited cardiomyopathies&lt;/title&gt;&lt;secondary-title&gt;N Engl J Med&lt;/secondary-title&gt;&lt;/titles&gt;&lt;periodical&gt;&lt;full-title&gt;N Engl J Med&lt;/full-title&gt;&lt;/periodical&gt;&lt;pages&gt;1643-56&lt;/pages&gt;&lt;volume&gt;364&lt;/volume&gt;&lt;number&gt;17&lt;/number&gt;&lt;edition&gt;2011/04/29&lt;/edition&gt;&lt;keywords&gt;&lt;keyword&gt;Cardiomyopathies/classification/etiology/*genetics/pathology&lt;/keyword&gt;&lt;keyword&gt;Cardiomyopathy, Dilated&lt;/keyword&gt;&lt;keyword&gt;Cardiomyopathy, Hypertrophic&lt;/keyword&gt;&lt;keyword&gt;Desmosomes&lt;/keyword&gt;&lt;keyword&gt;Diabetic Cardiomyopathies&lt;/keyword&gt;&lt;keyword&gt;Humans&lt;/keyword&gt;&lt;keyword&gt;Mutation&lt;/keyword&gt;&lt;keyword&gt;Myocardium/*pathology&lt;/keyword&gt;&lt;keyword&gt;Penetrance&lt;/keyword&gt;&lt;keyword&gt;Phenotype&lt;/keyword&gt;&lt;keyword&gt;Sarcomeres&lt;/keyword&gt;&lt;/keywords&gt;&lt;dates&gt;&lt;year&gt;2011&lt;/year&gt;&lt;pub-dates&gt;&lt;date&gt;Apr 28&lt;/date&gt;&lt;/pub-dates&gt;&lt;/dates&gt;&lt;isbn&gt;1533-4406 (Electronic)&amp;#xD;0028-4793 (Linking)&lt;/isbn&gt;&lt;accession-num&gt;21524215&lt;/accession-num&gt;&lt;urls&gt;&lt;related-urls&gt;&lt;url&gt;https://www.ncbi.nlm.nih.gov/pubmed/21524215&lt;/url&gt;&lt;/related-urls&gt;&lt;/urls&gt;&lt;electronic-resource-num&gt;10.1056/NEJMra0902923&lt;/electronic-resource-num&gt;&lt;/record&gt;&lt;/Cite&gt;&lt;/EndNote&gt;</w:instrText>
      </w:r>
      <w:r w:rsidR="006C231F">
        <w:rPr>
          <w:rFonts w:asciiTheme="minorBidi" w:hAnsiTheme="minorBidi"/>
          <w:sz w:val="22"/>
          <w:szCs w:val="22"/>
        </w:rPr>
        <w:fldChar w:fldCharType="separate"/>
      </w:r>
      <w:r w:rsidR="00A5370C">
        <w:rPr>
          <w:rFonts w:asciiTheme="minorBidi" w:hAnsiTheme="minorBidi"/>
          <w:noProof/>
          <w:sz w:val="22"/>
          <w:szCs w:val="22"/>
        </w:rPr>
        <w:t>(73)</w:t>
      </w:r>
      <w:r w:rsidR="006C231F">
        <w:rPr>
          <w:rFonts w:asciiTheme="minorBidi" w:hAnsiTheme="minorBidi"/>
          <w:sz w:val="22"/>
          <w:szCs w:val="22"/>
        </w:rPr>
        <w:fldChar w:fldCharType="end"/>
      </w:r>
      <w:r w:rsidR="000C7956">
        <w:rPr>
          <w:rFonts w:asciiTheme="minorBidi" w:hAnsiTheme="minorBidi"/>
          <w:sz w:val="22"/>
          <w:szCs w:val="22"/>
        </w:rPr>
        <w:t xml:space="preserve">. </w:t>
      </w:r>
      <w:r w:rsidR="00626664">
        <w:rPr>
          <w:rFonts w:asciiTheme="minorBidi" w:hAnsiTheme="minorBidi"/>
          <w:sz w:val="22"/>
          <w:szCs w:val="22"/>
        </w:rPr>
        <w:t>However, this m</w:t>
      </w:r>
      <w:r w:rsidR="00A3670A">
        <w:rPr>
          <w:rFonts w:asciiTheme="minorBidi" w:hAnsiTheme="minorBidi"/>
          <w:sz w:val="22"/>
          <w:szCs w:val="22"/>
        </w:rPr>
        <w:t xml:space="preserve">odel </w:t>
      </w:r>
      <w:r w:rsidR="00F86A01">
        <w:rPr>
          <w:rFonts w:asciiTheme="minorBidi" w:hAnsiTheme="minorBidi"/>
          <w:sz w:val="22"/>
          <w:szCs w:val="22"/>
        </w:rPr>
        <w:t xml:space="preserve">has assumed </w:t>
      </w:r>
      <w:r w:rsidR="00413F75">
        <w:rPr>
          <w:rFonts w:asciiTheme="minorBidi" w:hAnsiTheme="minorBidi"/>
          <w:sz w:val="22"/>
          <w:szCs w:val="22"/>
        </w:rPr>
        <w:t xml:space="preserve">the myofibers are </w:t>
      </w:r>
      <w:r w:rsidR="00DD0D00">
        <w:rPr>
          <w:rFonts w:asciiTheme="minorBidi" w:hAnsiTheme="minorBidi"/>
          <w:sz w:val="22"/>
          <w:szCs w:val="22"/>
        </w:rPr>
        <w:t xml:space="preserve">circumferentially </w:t>
      </w:r>
      <w:r w:rsidR="00413F75">
        <w:rPr>
          <w:rFonts w:asciiTheme="minorBidi" w:hAnsiTheme="minorBidi"/>
          <w:sz w:val="22"/>
          <w:szCs w:val="22"/>
        </w:rPr>
        <w:t>embe</w:t>
      </w:r>
      <w:r w:rsidR="004969CF">
        <w:rPr>
          <w:rFonts w:asciiTheme="minorBidi" w:hAnsiTheme="minorBidi"/>
          <w:sz w:val="22"/>
          <w:szCs w:val="22"/>
        </w:rPr>
        <w:t>d</w:t>
      </w:r>
      <w:r w:rsidR="00413F75">
        <w:rPr>
          <w:rFonts w:asciiTheme="minorBidi" w:hAnsiTheme="minorBidi"/>
          <w:sz w:val="22"/>
          <w:szCs w:val="22"/>
        </w:rPr>
        <w:t xml:space="preserve">ded at the </w:t>
      </w:r>
      <w:r w:rsidR="006D222D">
        <w:rPr>
          <w:rFonts w:asciiTheme="minorBidi" w:hAnsiTheme="minorBidi"/>
          <w:sz w:val="22"/>
          <w:szCs w:val="22"/>
        </w:rPr>
        <w:t xml:space="preserve">ventricle base and their orientations remain constant throughout a cardiac cycle. </w:t>
      </w:r>
    </w:p>
    <w:p w14:paraId="173D9572" w14:textId="77777777" w:rsidR="00444BC8" w:rsidRDefault="00444BC8" w:rsidP="002112B6">
      <w:pPr>
        <w:spacing w:line="276" w:lineRule="auto"/>
        <w:jc w:val="both"/>
        <w:rPr>
          <w:rFonts w:asciiTheme="minorBidi" w:hAnsiTheme="minorBidi"/>
          <w:sz w:val="22"/>
          <w:szCs w:val="22"/>
        </w:rPr>
        <w:sectPr w:rsidR="00444BC8" w:rsidSect="00EF3DAF">
          <w:type w:val="continuous"/>
          <w:pgSz w:w="12240" w:h="15840"/>
          <w:pgMar w:top="720" w:right="720" w:bottom="720" w:left="720" w:header="720" w:footer="720" w:gutter="0"/>
          <w:lnNumType w:countBy="1" w:restart="continuous"/>
          <w:cols w:space="720"/>
          <w:docGrid w:linePitch="360"/>
        </w:sectPr>
      </w:pPr>
    </w:p>
    <w:p w14:paraId="4E71C0EF" w14:textId="3C4F3BEA" w:rsidR="00E67A3C" w:rsidRDefault="00555D67" w:rsidP="00EF3DAF">
      <w:pPr>
        <w:spacing w:line="276" w:lineRule="auto"/>
        <w:jc w:val="both"/>
        <w:rPr>
          <w:rFonts w:asciiTheme="minorBidi" w:hAnsiTheme="minorBidi"/>
          <w:sz w:val="22"/>
          <w:szCs w:val="22"/>
        </w:rPr>
      </w:pPr>
      <w:r>
        <w:rPr>
          <w:rFonts w:asciiTheme="minorBidi" w:hAnsiTheme="minorBidi"/>
          <w:sz w:val="22"/>
          <w:szCs w:val="22"/>
        </w:rPr>
        <w:br w:type="page"/>
      </w:r>
    </w:p>
    <w:p w14:paraId="66270A60" w14:textId="36650EA1" w:rsidR="00E67A3C" w:rsidRPr="00782AD1" w:rsidRDefault="00E67A3C" w:rsidP="002112B6">
      <w:pPr>
        <w:spacing w:line="276" w:lineRule="auto"/>
        <w:jc w:val="both"/>
        <w:rPr>
          <w:rFonts w:ascii="Arial" w:hAnsi="Arial" w:cs="Arial"/>
          <w:b/>
          <w:bCs/>
          <w:sz w:val="22"/>
          <w:szCs w:val="22"/>
          <w:lang w:bidi="fa-IR"/>
        </w:rPr>
      </w:pPr>
      <w:r w:rsidRPr="00782AD1">
        <w:rPr>
          <w:rFonts w:ascii="Arial" w:hAnsi="Arial" w:cs="Arial"/>
          <w:b/>
          <w:bCs/>
          <w:sz w:val="22"/>
          <w:szCs w:val="22"/>
          <w:lang w:bidi="fa-IR"/>
        </w:rPr>
        <w:lastRenderedPageBreak/>
        <w:t>Conclusion</w:t>
      </w:r>
    </w:p>
    <w:p w14:paraId="78B63D89" w14:textId="0C59B202" w:rsidR="00E67A3C" w:rsidRDefault="00944F45" w:rsidP="002112B6">
      <w:pPr>
        <w:spacing w:line="276" w:lineRule="auto"/>
        <w:ind w:firstLine="720"/>
        <w:jc w:val="both"/>
        <w:rPr>
          <w:ins w:id="6" w:author="Sharifi, Hossein" w:date="2021-03-25T08:18:00Z"/>
          <w:rFonts w:asciiTheme="minorBidi" w:hAnsiTheme="minorBidi"/>
          <w:sz w:val="22"/>
          <w:szCs w:val="22"/>
        </w:rPr>
      </w:pPr>
      <w:r>
        <w:rPr>
          <w:rFonts w:asciiTheme="minorBidi" w:hAnsiTheme="minorBidi"/>
          <w:sz w:val="22"/>
          <w:szCs w:val="22"/>
        </w:rPr>
        <w:t xml:space="preserve">This study has </w:t>
      </w:r>
      <w:r w:rsidR="00DC44BF">
        <w:rPr>
          <w:rFonts w:asciiTheme="minorBidi" w:hAnsiTheme="minorBidi"/>
          <w:sz w:val="22"/>
          <w:szCs w:val="22"/>
        </w:rPr>
        <w:t>implemented</w:t>
      </w:r>
      <w:r>
        <w:rPr>
          <w:rFonts w:asciiTheme="minorBidi" w:hAnsiTheme="minorBidi"/>
          <w:sz w:val="22"/>
          <w:szCs w:val="22"/>
        </w:rPr>
        <w:t xml:space="preserve"> </w:t>
      </w:r>
      <w:r w:rsidR="00456397">
        <w:rPr>
          <w:rFonts w:asciiTheme="minorBidi" w:hAnsiTheme="minorBidi"/>
          <w:sz w:val="22"/>
          <w:szCs w:val="22"/>
        </w:rPr>
        <w:t xml:space="preserve">a new growth sub-model </w:t>
      </w:r>
      <w:r w:rsidR="00165F62">
        <w:rPr>
          <w:rFonts w:asciiTheme="minorBidi" w:hAnsiTheme="minorBidi"/>
          <w:sz w:val="22"/>
          <w:szCs w:val="22"/>
        </w:rPr>
        <w:t>in</w:t>
      </w:r>
      <w:r w:rsidR="00456397">
        <w:rPr>
          <w:rFonts w:asciiTheme="minorBidi" w:hAnsiTheme="minorBidi"/>
          <w:sz w:val="22"/>
          <w:szCs w:val="22"/>
        </w:rPr>
        <w:t>to an existing multiscale model of cardiovascular function</w:t>
      </w:r>
      <w:r w:rsidR="007E08C7">
        <w:rPr>
          <w:rFonts w:asciiTheme="minorBidi" w:hAnsiTheme="minorBidi"/>
          <w:sz w:val="22"/>
          <w:szCs w:val="22"/>
        </w:rPr>
        <w:t>. The growth sub-model was</w:t>
      </w:r>
      <w:r w:rsidR="00795E0B">
        <w:rPr>
          <w:rFonts w:asciiTheme="minorBidi" w:hAnsiTheme="minorBidi"/>
          <w:sz w:val="22"/>
          <w:szCs w:val="22"/>
        </w:rPr>
        <w:t xml:space="preserve"> </w:t>
      </w:r>
      <w:r w:rsidR="00D06D31">
        <w:rPr>
          <w:rFonts w:asciiTheme="minorBidi" w:hAnsiTheme="minorBidi"/>
          <w:sz w:val="22"/>
          <w:szCs w:val="22"/>
        </w:rPr>
        <w:t>stress-driven</w:t>
      </w:r>
      <w:r w:rsidR="00C12ED1">
        <w:rPr>
          <w:rFonts w:asciiTheme="minorBidi" w:hAnsiTheme="minorBidi"/>
          <w:sz w:val="22"/>
          <w:szCs w:val="22"/>
        </w:rPr>
        <w:t xml:space="preserve"> where the concentric g</w:t>
      </w:r>
      <w:r w:rsidR="007D441D">
        <w:rPr>
          <w:rFonts w:asciiTheme="minorBidi" w:hAnsiTheme="minorBidi"/>
          <w:sz w:val="22"/>
          <w:szCs w:val="22"/>
        </w:rPr>
        <w:t>rowth (wall thickening) was driven by total stress</w:t>
      </w:r>
      <w:r w:rsidR="003A3F4C">
        <w:rPr>
          <w:rFonts w:asciiTheme="minorBidi" w:hAnsiTheme="minorBidi"/>
          <w:sz w:val="22"/>
          <w:szCs w:val="22"/>
        </w:rPr>
        <w:t xml:space="preserve"> and</w:t>
      </w:r>
      <w:r w:rsidR="00013712">
        <w:rPr>
          <w:rFonts w:asciiTheme="minorBidi" w:hAnsiTheme="minorBidi"/>
          <w:sz w:val="22"/>
          <w:szCs w:val="22"/>
        </w:rPr>
        <w:t xml:space="preserve"> the eccentric growth (ventricle dilating) was driven by passive stress in hal</w:t>
      </w:r>
      <w:r w:rsidR="00043B45">
        <w:rPr>
          <w:rFonts w:asciiTheme="minorBidi" w:hAnsiTheme="minorBidi"/>
          <w:sz w:val="22"/>
          <w:szCs w:val="22"/>
        </w:rPr>
        <w:t>f-sarcomeres.</w:t>
      </w:r>
      <w:r w:rsidR="00542FAB">
        <w:rPr>
          <w:rFonts w:asciiTheme="minorBidi" w:hAnsiTheme="minorBidi"/>
          <w:sz w:val="22"/>
          <w:szCs w:val="22"/>
        </w:rPr>
        <w:t xml:space="preserve"> The multiscale model was </w:t>
      </w:r>
      <w:r w:rsidR="007728BD">
        <w:rPr>
          <w:rFonts w:asciiTheme="minorBidi" w:hAnsiTheme="minorBidi"/>
          <w:sz w:val="22"/>
          <w:szCs w:val="22"/>
        </w:rPr>
        <w:t>coupled</w:t>
      </w:r>
      <w:r w:rsidR="00FD7D6C">
        <w:rPr>
          <w:rFonts w:asciiTheme="minorBidi" w:hAnsiTheme="minorBidi"/>
          <w:sz w:val="22"/>
          <w:szCs w:val="22"/>
        </w:rPr>
        <w:t xml:space="preserve"> with a baroreflex feedback loop so the arterial pressure could remain unchanged during the </w:t>
      </w:r>
      <w:r w:rsidR="00205DD3">
        <w:rPr>
          <w:rFonts w:asciiTheme="minorBidi" w:hAnsiTheme="minorBidi"/>
          <w:sz w:val="22"/>
          <w:szCs w:val="22"/>
        </w:rPr>
        <w:t xml:space="preserve">whole </w:t>
      </w:r>
      <w:r w:rsidR="0058347D">
        <w:rPr>
          <w:rFonts w:asciiTheme="minorBidi" w:hAnsiTheme="minorBidi"/>
          <w:sz w:val="22"/>
          <w:szCs w:val="22"/>
        </w:rPr>
        <w:t>simulation while the ventricle was growing.</w:t>
      </w:r>
      <w:r w:rsidR="00043B45">
        <w:rPr>
          <w:rFonts w:asciiTheme="minorBidi" w:hAnsiTheme="minorBidi"/>
          <w:sz w:val="22"/>
          <w:szCs w:val="22"/>
        </w:rPr>
        <w:t xml:space="preserve"> </w:t>
      </w:r>
      <w:r w:rsidR="007C744E">
        <w:rPr>
          <w:rFonts w:asciiTheme="minorBidi" w:hAnsiTheme="minorBidi"/>
          <w:sz w:val="22"/>
          <w:szCs w:val="22"/>
        </w:rPr>
        <w:t>Although simplistic, the g</w:t>
      </w:r>
      <w:r w:rsidR="00161976">
        <w:rPr>
          <w:rFonts w:asciiTheme="minorBidi" w:hAnsiTheme="minorBidi"/>
          <w:sz w:val="22"/>
          <w:szCs w:val="22"/>
        </w:rPr>
        <w:t xml:space="preserve">rowth algorithm </w:t>
      </w:r>
      <w:r w:rsidR="00011B2E">
        <w:rPr>
          <w:rFonts w:asciiTheme="minorBidi" w:hAnsiTheme="minorBidi"/>
          <w:sz w:val="22"/>
          <w:szCs w:val="22"/>
        </w:rPr>
        <w:t xml:space="preserve">could </w:t>
      </w:r>
      <w:r w:rsidR="007C744E">
        <w:rPr>
          <w:rFonts w:asciiTheme="minorBidi" w:hAnsiTheme="minorBidi"/>
          <w:sz w:val="22"/>
          <w:szCs w:val="22"/>
        </w:rPr>
        <w:t xml:space="preserve">capture </w:t>
      </w:r>
      <w:r w:rsidR="00C2255B">
        <w:rPr>
          <w:rFonts w:asciiTheme="minorBidi" w:hAnsiTheme="minorBidi"/>
          <w:sz w:val="22"/>
          <w:szCs w:val="22"/>
        </w:rPr>
        <w:t xml:space="preserve">both the </w:t>
      </w:r>
      <w:r w:rsidR="00073804">
        <w:rPr>
          <w:rFonts w:asciiTheme="minorBidi" w:hAnsiTheme="minorBidi"/>
          <w:sz w:val="22"/>
          <w:szCs w:val="22"/>
        </w:rPr>
        <w:t xml:space="preserve">correct </w:t>
      </w:r>
      <w:r w:rsidR="00C2255B">
        <w:rPr>
          <w:rFonts w:asciiTheme="minorBidi" w:hAnsiTheme="minorBidi"/>
          <w:sz w:val="22"/>
          <w:szCs w:val="22"/>
        </w:rPr>
        <w:t xml:space="preserve">trend and the final magnitudes for ventricular dimensions compared to the clinical data in the literature. </w:t>
      </w:r>
      <w:r w:rsidR="00387BAF">
        <w:rPr>
          <w:rFonts w:asciiTheme="minorBidi" w:hAnsiTheme="minorBidi"/>
          <w:sz w:val="22"/>
          <w:szCs w:val="22"/>
        </w:rPr>
        <w:t>The growt</w:t>
      </w:r>
      <w:r w:rsidR="007F3A1E">
        <w:rPr>
          <w:rFonts w:asciiTheme="minorBidi" w:hAnsiTheme="minorBidi"/>
          <w:sz w:val="22"/>
          <w:szCs w:val="22"/>
        </w:rPr>
        <w:t>h sub-model was also</w:t>
      </w:r>
      <w:r w:rsidR="0000012C">
        <w:rPr>
          <w:rFonts w:asciiTheme="minorBidi" w:hAnsiTheme="minorBidi"/>
          <w:sz w:val="22"/>
          <w:szCs w:val="22"/>
        </w:rPr>
        <w:t xml:space="preserve"> able</w:t>
      </w:r>
      <w:r w:rsidR="007F3A1E">
        <w:rPr>
          <w:rFonts w:asciiTheme="minorBidi" w:hAnsiTheme="minorBidi"/>
          <w:sz w:val="22"/>
          <w:szCs w:val="22"/>
        </w:rPr>
        <w:t xml:space="preserve"> predict the reversal growth due </w:t>
      </w:r>
      <w:r w:rsidR="0000012C">
        <w:rPr>
          <w:rFonts w:asciiTheme="minorBidi" w:hAnsiTheme="minorBidi"/>
          <w:sz w:val="22"/>
          <w:szCs w:val="22"/>
        </w:rPr>
        <w:t xml:space="preserve">to unloading of the overloaded ventricle. </w:t>
      </w:r>
    </w:p>
    <w:p w14:paraId="438A1022" w14:textId="7ABB0F4E" w:rsidR="00173210" w:rsidRPr="00782AD1" w:rsidRDefault="00173210" w:rsidP="002112B6">
      <w:pPr>
        <w:spacing w:line="276" w:lineRule="auto"/>
        <w:jc w:val="both"/>
        <w:rPr>
          <w:rFonts w:ascii="Arial" w:hAnsi="Arial" w:cs="Arial"/>
          <w:b/>
          <w:bCs/>
          <w:sz w:val="22"/>
          <w:szCs w:val="22"/>
          <w:lang w:bidi="fa-IR"/>
        </w:rPr>
      </w:pPr>
      <w:r w:rsidRPr="00782AD1">
        <w:rPr>
          <w:rFonts w:ascii="Arial" w:hAnsi="Arial" w:cs="Arial"/>
          <w:b/>
          <w:bCs/>
          <w:sz w:val="22"/>
          <w:szCs w:val="22"/>
          <w:lang w:bidi="fa-IR"/>
        </w:rPr>
        <w:t>Acknowledgement</w:t>
      </w:r>
    </w:p>
    <w:p w14:paraId="754710BA" w14:textId="66C50C0D" w:rsidR="00A8782A" w:rsidRPr="002A2DE7" w:rsidRDefault="00A8782A" w:rsidP="002112B6">
      <w:pPr>
        <w:spacing w:line="276" w:lineRule="auto"/>
        <w:jc w:val="both"/>
        <w:rPr>
          <w:rFonts w:ascii="Arial" w:hAnsi="Arial" w:cs="Arial"/>
          <w:sz w:val="22"/>
          <w:szCs w:val="22"/>
          <w:lang w:bidi="fa-IR"/>
        </w:rPr>
      </w:pPr>
      <w:r w:rsidRPr="002A2DE7">
        <w:rPr>
          <w:rFonts w:ascii="Arial" w:hAnsi="Arial" w:cs="Arial"/>
          <w:sz w:val="22"/>
          <w:szCs w:val="22"/>
          <w:lang w:bidi="fa-IR"/>
        </w:rPr>
        <w:t xml:space="preserve">This study was supported by National Institutes of Health grant U01HL133359. </w:t>
      </w:r>
    </w:p>
    <w:p w14:paraId="45713B51" w14:textId="434FB42C" w:rsidR="00713454" w:rsidRPr="004079BD" w:rsidRDefault="007828A2" w:rsidP="002112B6">
      <w:pPr>
        <w:spacing w:line="276" w:lineRule="auto"/>
      </w:pPr>
      <w:r>
        <w:rPr>
          <w:rFonts w:asciiTheme="minorBidi" w:hAnsiTheme="minorBidi"/>
          <w:sz w:val="22"/>
          <w:szCs w:val="22"/>
        </w:rPr>
        <w:br w:type="page"/>
      </w:r>
    </w:p>
    <w:p w14:paraId="22D7A387" w14:textId="211889F5" w:rsidR="007124EC" w:rsidRPr="00032CB1" w:rsidRDefault="00667E2B" w:rsidP="002112B6">
      <w:pPr>
        <w:spacing w:line="276" w:lineRule="auto"/>
        <w:jc w:val="both"/>
        <w:rPr>
          <w:rFonts w:asciiTheme="minorBidi" w:hAnsiTheme="minorBidi"/>
          <w:b/>
          <w:bCs/>
          <w:sz w:val="22"/>
          <w:szCs w:val="22"/>
        </w:rPr>
      </w:pPr>
      <w:r w:rsidRPr="00032CB1">
        <w:rPr>
          <w:rFonts w:asciiTheme="minorBidi" w:hAnsiTheme="minorBidi"/>
          <w:b/>
          <w:bCs/>
          <w:sz w:val="22"/>
          <w:szCs w:val="22"/>
        </w:rPr>
        <w:lastRenderedPageBreak/>
        <w:t>R</w:t>
      </w:r>
      <w:r w:rsidR="00091953" w:rsidRPr="00032CB1">
        <w:rPr>
          <w:rFonts w:asciiTheme="minorBidi" w:hAnsiTheme="minorBidi"/>
          <w:b/>
          <w:bCs/>
          <w:sz w:val="22"/>
          <w:szCs w:val="22"/>
        </w:rPr>
        <w:t>eferences</w:t>
      </w:r>
    </w:p>
    <w:p w14:paraId="1A46F51A" w14:textId="77777777" w:rsidR="00A5370C" w:rsidRPr="00A5370C" w:rsidRDefault="007124EC" w:rsidP="00A5370C">
      <w:pPr>
        <w:pStyle w:val="EndNoteBibliography"/>
        <w:spacing w:after="0"/>
        <w:rPr>
          <w:noProof/>
        </w:rPr>
      </w:pPr>
      <w:r w:rsidRPr="00032CB1">
        <w:rPr>
          <w:rFonts w:asciiTheme="minorBidi" w:hAnsiTheme="minorBidi" w:cstheme="minorBidi"/>
          <w:sz w:val="22"/>
          <w:szCs w:val="22"/>
        </w:rPr>
        <w:fldChar w:fldCharType="begin"/>
      </w:r>
      <w:r w:rsidRPr="00032CB1">
        <w:rPr>
          <w:rFonts w:asciiTheme="minorBidi" w:hAnsiTheme="minorBidi" w:cstheme="minorBidi"/>
          <w:sz w:val="22"/>
          <w:szCs w:val="22"/>
        </w:rPr>
        <w:instrText xml:space="preserve"> ADDIN EN.REFLIST </w:instrText>
      </w:r>
      <w:r w:rsidRPr="00032CB1">
        <w:rPr>
          <w:rFonts w:asciiTheme="minorBidi" w:hAnsiTheme="minorBidi" w:cstheme="minorBidi"/>
          <w:sz w:val="22"/>
          <w:szCs w:val="22"/>
        </w:rPr>
        <w:fldChar w:fldCharType="separate"/>
      </w:r>
      <w:r w:rsidR="00A5370C" w:rsidRPr="00A5370C">
        <w:rPr>
          <w:noProof/>
        </w:rPr>
        <w:t>1.</w:t>
      </w:r>
      <w:r w:rsidR="00A5370C" w:rsidRPr="00A5370C">
        <w:rPr>
          <w:noProof/>
        </w:rPr>
        <w:tab/>
        <w:t>Omens JH. Stress and strain as regulators of myocardial growth. Prog Biophys Mol Biol. 1998;69(2-3):559-72.</w:t>
      </w:r>
    </w:p>
    <w:p w14:paraId="3F6DC86B" w14:textId="77777777" w:rsidR="00A5370C" w:rsidRPr="00A5370C" w:rsidRDefault="00A5370C" w:rsidP="00A5370C">
      <w:pPr>
        <w:pStyle w:val="EndNoteBibliography"/>
        <w:spacing w:after="0"/>
        <w:rPr>
          <w:noProof/>
        </w:rPr>
      </w:pPr>
      <w:r w:rsidRPr="00A5370C">
        <w:rPr>
          <w:noProof/>
        </w:rPr>
        <w:t>2.</w:t>
      </w:r>
      <w:r w:rsidRPr="00A5370C">
        <w:rPr>
          <w:noProof/>
        </w:rPr>
        <w:tab/>
        <w:t>Ashrafian H, Redwood C, Blair E, Watkins H. Hypertrophic cardiomyopathy:a paradigm for myocardial energy depletion. Trends Genet. 2003;19(5):263-8.</w:t>
      </w:r>
    </w:p>
    <w:p w14:paraId="515C8AA8" w14:textId="77777777" w:rsidR="00A5370C" w:rsidRPr="00A5370C" w:rsidRDefault="00A5370C" w:rsidP="00A5370C">
      <w:pPr>
        <w:pStyle w:val="EndNoteBibliography"/>
        <w:spacing w:after="0"/>
        <w:rPr>
          <w:noProof/>
        </w:rPr>
      </w:pPr>
      <w:r w:rsidRPr="00A5370C">
        <w:rPr>
          <w:noProof/>
        </w:rPr>
        <w:t>3.</w:t>
      </w:r>
      <w:r w:rsidRPr="00A5370C">
        <w:rPr>
          <w:noProof/>
        </w:rPr>
        <w:tab/>
        <w:t>Towbin JA. Inherited cardiomyopathies. Circ J. 2014;78(10):2347-56.</w:t>
      </w:r>
    </w:p>
    <w:p w14:paraId="48D9A8C0" w14:textId="77777777" w:rsidR="00A5370C" w:rsidRPr="00A5370C" w:rsidRDefault="00A5370C" w:rsidP="00A5370C">
      <w:pPr>
        <w:pStyle w:val="EndNoteBibliography"/>
        <w:spacing w:after="0"/>
        <w:rPr>
          <w:noProof/>
        </w:rPr>
      </w:pPr>
      <w:r w:rsidRPr="00A5370C">
        <w:rPr>
          <w:noProof/>
        </w:rPr>
        <w:t>4.</w:t>
      </w:r>
      <w:r w:rsidRPr="00A5370C">
        <w:rPr>
          <w:noProof/>
        </w:rPr>
        <w:tab/>
        <w:t>Hill JA, Olson EN. Cardiac plasticity. N Engl J Med. 2008;358(13):1370-80.</w:t>
      </w:r>
    </w:p>
    <w:p w14:paraId="763D1D75" w14:textId="77777777" w:rsidR="00A5370C" w:rsidRPr="00A5370C" w:rsidRDefault="00A5370C" w:rsidP="00A5370C">
      <w:pPr>
        <w:pStyle w:val="EndNoteBibliography"/>
        <w:spacing w:after="0"/>
        <w:rPr>
          <w:noProof/>
        </w:rPr>
      </w:pPr>
      <w:r w:rsidRPr="00A5370C">
        <w:rPr>
          <w:noProof/>
        </w:rPr>
        <w:t>5.</w:t>
      </w:r>
      <w:r w:rsidRPr="00A5370C">
        <w:rPr>
          <w:noProof/>
        </w:rPr>
        <w:tab/>
        <w:t>Humphrey J RK. A constrained mixture model for growth and remodeling of soft tissues. Math Models Methods Appl Sci. 2002;12:407-30.</w:t>
      </w:r>
    </w:p>
    <w:p w14:paraId="12A9578A" w14:textId="77777777" w:rsidR="00A5370C" w:rsidRPr="00A5370C" w:rsidRDefault="00A5370C" w:rsidP="00A5370C">
      <w:pPr>
        <w:pStyle w:val="EndNoteBibliography"/>
        <w:spacing w:after="0"/>
        <w:rPr>
          <w:noProof/>
        </w:rPr>
      </w:pPr>
      <w:r w:rsidRPr="00A5370C">
        <w:rPr>
          <w:noProof/>
        </w:rPr>
        <w:t>6.</w:t>
      </w:r>
      <w:r w:rsidRPr="00A5370C">
        <w:rPr>
          <w:noProof/>
        </w:rPr>
        <w:tab/>
        <w:t>Rodriguez EK, Hoger A, McCulloch AD. Stress-dependent finite growth in soft elastic tissues. J Biomech. 1994;27(4):455-67.</w:t>
      </w:r>
    </w:p>
    <w:p w14:paraId="0B98D8A9" w14:textId="77777777" w:rsidR="00A5370C" w:rsidRPr="00A5370C" w:rsidRDefault="00A5370C" w:rsidP="00A5370C">
      <w:pPr>
        <w:pStyle w:val="EndNoteBibliography"/>
        <w:spacing w:after="0"/>
        <w:rPr>
          <w:noProof/>
        </w:rPr>
      </w:pPr>
      <w:r w:rsidRPr="00A5370C">
        <w:rPr>
          <w:noProof/>
        </w:rPr>
        <w:t>7.</w:t>
      </w:r>
      <w:r w:rsidRPr="00A5370C">
        <w:rPr>
          <w:noProof/>
        </w:rPr>
        <w:tab/>
        <w:t>Lin IE, Taber LA. A model for stress-induced growth in the developing heart. J Biomech Eng. 1995;117(3):343-9.</w:t>
      </w:r>
    </w:p>
    <w:p w14:paraId="3808894D" w14:textId="77777777" w:rsidR="00A5370C" w:rsidRPr="00A5370C" w:rsidRDefault="00A5370C" w:rsidP="00A5370C">
      <w:pPr>
        <w:pStyle w:val="EndNoteBibliography"/>
        <w:spacing w:after="0"/>
        <w:rPr>
          <w:noProof/>
        </w:rPr>
      </w:pPr>
      <w:r w:rsidRPr="00A5370C">
        <w:rPr>
          <w:noProof/>
        </w:rPr>
        <w:t>8.</w:t>
      </w:r>
      <w:r w:rsidRPr="00A5370C">
        <w:rPr>
          <w:noProof/>
        </w:rPr>
        <w:tab/>
        <w:t>Kroon W, Delhaas T, Arts T, Bovendeerd P. Computational modeling of volumetric soft tissue growth: application to the cardiac left ventricle. Biomech Model Mechanobiol. 2009;8(4):301-9.</w:t>
      </w:r>
    </w:p>
    <w:p w14:paraId="4F9B8715" w14:textId="77777777" w:rsidR="00A5370C" w:rsidRPr="00A5370C" w:rsidRDefault="00A5370C" w:rsidP="00A5370C">
      <w:pPr>
        <w:pStyle w:val="EndNoteBibliography"/>
        <w:spacing w:after="0"/>
        <w:rPr>
          <w:noProof/>
        </w:rPr>
      </w:pPr>
      <w:r w:rsidRPr="00A5370C">
        <w:rPr>
          <w:noProof/>
        </w:rPr>
        <w:t>9.</w:t>
      </w:r>
      <w:r w:rsidRPr="00A5370C">
        <w:rPr>
          <w:noProof/>
        </w:rPr>
        <w:tab/>
        <w:t>Kerckhoffs RC, Omens J, McCulloch AD. A single strain-based growth law predicts concentric and eccentric cardiac growth during pressure and volume overload. Mech Res Commun. 2012;42:40-50.</w:t>
      </w:r>
    </w:p>
    <w:p w14:paraId="3B9DD4ED" w14:textId="77777777" w:rsidR="00A5370C" w:rsidRPr="00A5370C" w:rsidRDefault="00A5370C" w:rsidP="00A5370C">
      <w:pPr>
        <w:pStyle w:val="EndNoteBibliography"/>
        <w:spacing w:after="0"/>
        <w:rPr>
          <w:noProof/>
        </w:rPr>
      </w:pPr>
      <w:r w:rsidRPr="00A5370C">
        <w:rPr>
          <w:noProof/>
        </w:rPr>
        <w:t>10.</w:t>
      </w:r>
      <w:r w:rsidRPr="00A5370C">
        <w:rPr>
          <w:noProof/>
        </w:rPr>
        <w:tab/>
        <w:t>Goktepe S, Abilez OJ, Parker KK, Kuhl E. A multiscale model for eccentric and concentric cardiac growth through sarcomerogenesis. J Theor Biol. 2010;265(3):433-42.</w:t>
      </w:r>
    </w:p>
    <w:p w14:paraId="27BB5FFC" w14:textId="77777777" w:rsidR="00A5370C" w:rsidRPr="00A5370C" w:rsidRDefault="00A5370C" w:rsidP="00A5370C">
      <w:pPr>
        <w:pStyle w:val="EndNoteBibliography"/>
        <w:spacing w:after="0"/>
        <w:rPr>
          <w:noProof/>
        </w:rPr>
      </w:pPr>
      <w:r w:rsidRPr="00A5370C">
        <w:rPr>
          <w:noProof/>
        </w:rPr>
        <w:t>11.</w:t>
      </w:r>
      <w:r w:rsidRPr="00A5370C">
        <w:rPr>
          <w:noProof/>
        </w:rPr>
        <w:tab/>
        <w:t>Lee LC, Kassab GS, Guccione JM. Mathematical modeling of cardiac growth and remodeling. Wiley Interdiscip Rev Syst Biol Med. 2016;8(3):211-26.</w:t>
      </w:r>
    </w:p>
    <w:p w14:paraId="747FE318" w14:textId="77777777" w:rsidR="00A5370C" w:rsidRPr="00A5370C" w:rsidRDefault="00A5370C" w:rsidP="00A5370C">
      <w:pPr>
        <w:pStyle w:val="EndNoteBibliography"/>
        <w:spacing w:after="0"/>
        <w:rPr>
          <w:noProof/>
        </w:rPr>
      </w:pPr>
      <w:r w:rsidRPr="00A5370C">
        <w:rPr>
          <w:noProof/>
        </w:rPr>
        <w:t>12.</w:t>
      </w:r>
      <w:r w:rsidRPr="00A5370C">
        <w:rPr>
          <w:noProof/>
        </w:rPr>
        <w:tab/>
        <w:t>Yoshida K, Holmes JW. Computational models of cardiac hypertrophy. Prog Biophys Mol Biol. 2020.</w:t>
      </w:r>
    </w:p>
    <w:p w14:paraId="278DF97C" w14:textId="77777777" w:rsidR="00A5370C" w:rsidRPr="00A5370C" w:rsidRDefault="00A5370C" w:rsidP="00A5370C">
      <w:pPr>
        <w:pStyle w:val="EndNoteBibliography"/>
        <w:spacing w:after="0"/>
        <w:rPr>
          <w:noProof/>
        </w:rPr>
      </w:pPr>
      <w:r w:rsidRPr="00A5370C">
        <w:rPr>
          <w:noProof/>
        </w:rPr>
        <w:t>13.</w:t>
      </w:r>
      <w:r w:rsidRPr="00A5370C">
        <w:rPr>
          <w:noProof/>
        </w:rPr>
        <w:tab/>
        <w:t>Witzenburg CM, Holmes JW. A Comparison of Phenomenologic Growth Laws for Myocardial Hypertrophy. J Elast. 2017;129(1-2):257-81.</w:t>
      </w:r>
    </w:p>
    <w:p w14:paraId="725B4ED4" w14:textId="77777777" w:rsidR="00A5370C" w:rsidRPr="00A5370C" w:rsidRDefault="00A5370C" w:rsidP="00A5370C">
      <w:pPr>
        <w:pStyle w:val="EndNoteBibliography"/>
        <w:spacing w:after="0"/>
        <w:rPr>
          <w:noProof/>
        </w:rPr>
      </w:pPr>
      <w:r w:rsidRPr="00A5370C">
        <w:rPr>
          <w:noProof/>
        </w:rPr>
        <w:t>14.</w:t>
      </w:r>
      <w:r w:rsidRPr="00A5370C">
        <w:rPr>
          <w:noProof/>
        </w:rPr>
        <w:tab/>
        <w:t>Bovendeerd PH. Modeling of cardiac growth and remodeling of myofiber orientation. J Biomech. 2012;45(5):872-81.</w:t>
      </w:r>
    </w:p>
    <w:p w14:paraId="01702107" w14:textId="77777777" w:rsidR="00A5370C" w:rsidRPr="00A5370C" w:rsidRDefault="00A5370C" w:rsidP="00A5370C">
      <w:pPr>
        <w:pStyle w:val="EndNoteBibliography"/>
        <w:spacing w:after="0"/>
        <w:rPr>
          <w:noProof/>
        </w:rPr>
      </w:pPr>
      <w:r w:rsidRPr="00A5370C">
        <w:rPr>
          <w:noProof/>
        </w:rPr>
        <w:t>15.</w:t>
      </w:r>
      <w:r w:rsidRPr="00A5370C">
        <w:rPr>
          <w:noProof/>
        </w:rPr>
        <w:tab/>
        <w:t>Witzenburg CM, Holmes JW. Predicting the Time Course of Ventricular Dilation and Thickening Using a Rapid Compartmental Model. J Cardiovasc Transl Res. 2018;11(2):109-22.</w:t>
      </w:r>
    </w:p>
    <w:p w14:paraId="31A0B362" w14:textId="77777777" w:rsidR="00A5370C" w:rsidRPr="00A5370C" w:rsidRDefault="00A5370C" w:rsidP="00A5370C">
      <w:pPr>
        <w:pStyle w:val="EndNoteBibliography"/>
        <w:spacing w:after="0"/>
        <w:rPr>
          <w:noProof/>
        </w:rPr>
      </w:pPr>
      <w:r w:rsidRPr="00A5370C">
        <w:rPr>
          <w:noProof/>
        </w:rPr>
        <w:t>16.</w:t>
      </w:r>
      <w:r w:rsidRPr="00A5370C">
        <w:rPr>
          <w:noProof/>
        </w:rPr>
        <w:tab/>
        <w:t>Genet M, Lee LC, Baillargeon B, Guccione JM, Kuhl E. Modeling Pathologies of Diastolic and Systolic Heart Failure. Ann Biomed Eng. 2016;44(1):112-27.</w:t>
      </w:r>
    </w:p>
    <w:p w14:paraId="2B2B78DD" w14:textId="77777777" w:rsidR="00A5370C" w:rsidRPr="00A5370C" w:rsidRDefault="00A5370C" w:rsidP="00A5370C">
      <w:pPr>
        <w:pStyle w:val="EndNoteBibliography"/>
        <w:spacing w:after="0"/>
        <w:rPr>
          <w:noProof/>
        </w:rPr>
      </w:pPr>
      <w:r w:rsidRPr="00A5370C">
        <w:rPr>
          <w:noProof/>
        </w:rPr>
        <w:t>17.</w:t>
      </w:r>
      <w:r w:rsidRPr="00A5370C">
        <w:rPr>
          <w:noProof/>
        </w:rPr>
        <w:tab/>
        <w:t>Taber LA, Chabert S. Theoretical and experimental study of growth and remodeling in the developing heart. Biomech Model Mechanobiol. 2002;1(1):29-43.</w:t>
      </w:r>
    </w:p>
    <w:p w14:paraId="5045A4B4" w14:textId="77777777" w:rsidR="00A5370C" w:rsidRPr="00A5370C" w:rsidRDefault="00A5370C" w:rsidP="00A5370C">
      <w:pPr>
        <w:pStyle w:val="EndNoteBibliography"/>
        <w:spacing w:after="0"/>
        <w:rPr>
          <w:noProof/>
        </w:rPr>
      </w:pPr>
      <w:r w:rsidRPr="00A5370C">
        <w:rPr>
          <w:noProof/>
        </w:rPr>
        <w:t>18.</w:t>
      </w:r>
      <w:r w:rsidRPr="00A5370C">
        <w:rPr>
          <w:noProof/>
        </w:rPr>
        <w:tab/>
        <w:t>Rondanina E, Bovendeerd PHM. Evaluation of stimulus-effect relations in left ventricular growth using a simple multiscale model. Biomech Model Mechanobiol. 2020;19(1):263-73.</w:t>
      </w:r>
    </w:p>
    <w:p w14:paraId="27569309" w14:textId="77777777" w:rsidR="00A5370C" w:rsidRPr="00A5370C" w:rsidRDefault="00A5370C" w:rsidP="00A5370C">
      <w:pPr>
        <w:pStyle w:val="EndNoteBibliography"/>
        <w:spacing w:after="0"/>
        <w:rPr>
          <w:noProof/>
        </w:rPr>
      </w:pPr>
      <w:r w:rsidRPr="00A5370C">
        <w:rPr>
          <w:noProof/>
        </w:rPr>
        <w:t>19.</w:t>
      </w:r>
      <w:r w:rsidRPr="00A5370C">
        <w:rPr>
          <w:noProof/>
        </w:rPr>
        <w:tab/>
        <w:t>Mojumder J, Choy, J.S., Leng, S. et al. Mechanical Stimuli for Left Ventricular Growth During Pressure Overload. Exp Mech. 2020.</w:t>
      </w:r>
    </w:p>
    <w:p w14:paraId="6DC89CF2" w14:textId="77777777" w:rsidR="00A5370C" w:rsidRPr="00A5370C" w:rsidRDefault="00A5370C" w:rsidP="00A5370C">
      <w:pPr>
        <w:pStyle w:val="EndNoteBibliography"/>
        <w:spacing w:after="0"/>
        <w:rPr>
          <w:noProof/>
        </w:rPr>
      </w:pPr>
      <w:r w:rsidRPr="00A5370C">
        <w:rPr>
          <w:noProof/>
        </w:rPr>
        <w:t>20.</w:t>
      </w:r>
      <w:r w:rsidRPr="00A5370C">
        <w:rPr>
          <w:noProof/>
        </w:rPr>
        <w:tab/>
        <w:t>Lloyd JW, Nishimura RA, Borlaug BA, Eleid MF. Hemodynamic Response to Nitroprusside in Patients With Low-Gradient Severe Aortic Stenosis and Preserved Ejection Fraction. J Am Coll Cardiol. 2017;70(11):1339-48.</w:t>
      </w:r>
    </w:p>
    <w:p w14:paraId="7D982266" w14:textId="77777777" w:rsidR="00A5370C" w:rsidRPr="00A5370C" w:rsidRDefault="00A5370C" w:rsidP="00A5370C">
      <w:pPr>
        <w:pStyle w:val="EndNoteBibliography"/>
        <w:spacing w:after="0"/>
        <w:rPr>
          <w:noProof/>
        </w:rPr>
      </w:pPr>
      <w:r w:rsidRPr="00A5370C">
        <w:rPr>
          <w:noProof/>
        </w:rPr>
        <w:t>21.</w:t>
      </w:r>
      <w:r w:rsidRPr="00A5370C">
        <w:rPr>
          <w:noProof/>
        </w:rPr>
        <w:tab/>
        <w:t>Gotzmann M, Hauptmann S, Hogeweg M, Choudhury DS, Schiedat F, Dietrich JW, et al. Hemodynamics of paradoxical severe aortic stenosis: insight from a pressure-volume loop analysis. Clin Res Cardiol. 2019;108(8):931-9.</w:t>
      </w:r>
    </w:p>
    <w:p w14:paraId="714D1D7B" w14:textId="77777777" w:rsidR="00A5370C" w:rsidRPr="00A5370C" w:rsidRDefault="00A5370C" w:rsidP="00A5370C">
      <w:pPr>
        <w:pStyle w:val="EndNoteBibliography"/>
        <w:spacing w:after="0"/>
        <w:rPr>
          <w:noProof/>
        </w:rPr>
      </w:pPr>
      <w:r w:rsidRPr="00A5370C">
        <w:rPr>
          <w:noProof/>
        </w:rPr>
        <w:t>22.</w:t>
      </w:r>
      <w:r w:rsidRPr="00A5370C">
        <w:rPr>
          <w:noProof/>
        </w:rPr>
        <w:tab/>
        <w:t>Everett RJ, Clavel MA, Pibarot P, Dweck MR. Timing of intervention in aortic stenosis: a review of current and future strategies. Heart. 2018;104(24):2067-76.</w:t>
      </w:r>
    </w:p>
    <w:p w14:paraId="6786FF20" w14:textId="77777777" w:rsidR="00A5370C" w:rsidRPr="00A5370C" w:rsidRDefault="00A5370C" w:rsidP="00A5370C">
      <w:pPr>
        <w:pStyle w:val="EndNoteBibliography"/>
        <w:spacing w:after="0"/>
        <w:rPr>
          <w:noProof/>
        </w:rPr>
      </w:pPr>
      <w:r w:rsidRPr="00A5370C">
        <w:rPr>
          <w:noProof/>
        </w:rPr>
        <w:t>23.</w:t>
      </w:r>
      <w:r w:rsidRPr="00A5370C">
        <w:rPr>
          <w:noProof/>
        </w:rPr>
        <w:tab/>
        <w:t>Srichai MB, Grimm RA, Stillman AE, Gillinov AM, Rodriguez LL, Lieber ML, et al. Ischemic mitral regurgitation: impact of the left ventricle and mitral valve in patients with left ventricular systolic dysfunction. Ann Thorac Surg. 2005;80(1):170-8.</w:t>
      </w:r>
    </w:p>
    <w:p w14:paraId="5CBFFBC9" w14:textId="77777777" w:rsidR="00A5370C" w:rsidRPr="00A5370C" w:rsidRDefault="00A5370C" w:rsidP="00A5370C">
      <w:pPr>
        <w:pStyle w:val="EndNoteBibliography"/>
        <w:spacing w:after="0"/>
        <w:rPr>
          <w:noProof/>
        </w:rPr>
      </w:pPr>
      <w:r w:rsidRPr="00A5370C">
        <w:rPr>
          <w:noProof/>
        </w:rPr>
        <w:lastRenderedPageBreak/>
        <w:t>24.</w:t>
      </w:r>
      <w:r w:rsidRPr="00A5370C">
        <w:rPr>
          <w:noProof/>
        </w:rPr>
        <w:tab/>
        <w:t>Enriquez-Sarano M, Basmadjian AJ, Rossi A, Bailey KR, Seward JB, Tajik AJ. Progression of mitral regurgitation: a prospective Doppler echocardiographic study. J Am Coll Cardiol. 1999;34(4):1137-44.</w:t>
      </w:r>
    </w:p>
    <w:p w14:paraId="3250FFEA" w14:textId="77777777" w:rsidR="00A5370C" w:rsidRPr="00A5370C" w:rsidRDefault="00A5370C" w:rsidP="00A5370C">
      <w:pPr>
        <w:pStyle w:val="EndNoteBibliography"/>
        <w:spacing w:after="0"/>
        <w:rPr>
          <w:noProof/>
        </w:rPr>
      </w:pPr>
      <w:r w:rsidRPr="00A5370C">
        <w:rPr>
          <w:noProof/>
        </w:rPr>
        <w:t>25.</w:t>
      </w:r>
      <w:r w:rsidRPr="00A5370C">
        <w:rPr>
          <w:noProof/>
        </w:rPr>
        <w:tab/>
        <w:t>Edwards NC, Moody WE, Yuan M, Weale P, Neal D, Townend JN, et al. Quantification of left ventricular interstitial fibrosis in asymptomatic chronic primary degenerative mitral regurgitation. Circ Cardiovasc Imaging. 2014;7(6):946-53.</w:t>
      </w:r>
    </w:p>
    <w:p w14:paraId="626C1CAD" w14:textId="77777777" w:rsidR="00A5370C" w:rsidRPr="00A5370C" w:rsidRDefault="00A5370C" w:rsidP="00A5370C">
      <w:pPr>
        <w:pStyle w:val="EndNoteBibliography"/>
        <w:spacing w:after="0"/>
        <w:rPr>
          <w:noProof/>
        </w:rPr>
      </w:pPr>
      <w:r w:rsidRPr="00A5370C">
        <w:rPr>
          <w:noProof/>
        </w:rPr>
        <w:t>26.</w:t>
      </w:r>
      <w:r w:rsidRPr="00A5370C">
        <w:rPr>
          <w:noProof/>
        </w:rPr>
        <w:tab/>
        <w:t>Rondanina E, Bovendeerd PHM. Stimulus-effect relations for left ventricular growth obtained with a simple multi-scale model: the influence of hemodynamic feedback. Biomech Model Mechanobiol. 2020;19(6):2111-26.</w:t>
      </w:r>
    </w:p>
    <w:p w14:paraId="383FD84E" w14:textId="77777777" w:rsidR="00A5370C" w:rsidRPr="00A5370C" w:rsidRDefault="00A5370C" w:rsidP="00A5370C">
      <w:pPr>
        <w:pStyle w:val="EndNoteBibliography"/>
        <w:spacing w:after="0"/>
        <w:rPr>
          <w:noProof/>
        </w:rPr>
      </w:pPr>
      <w:r w:rsidRPr="00A5370C">
        <w:rPr>
          <w:noProof/>
        </w:rPr>
        <w:t>27.</w:t>
      </w:r>
      <w:r w:rsidRPr="00A5370C">
        <w:rPr>
          <w:noProof/>
        </w:rPr>
        <w:tab/>
        <w:t>Acker MA, Parides MK, Perrault LP, Moskowitz AJ, Gelijns AC, Voisine P, et al. Mitral-valve repair versus replacement for severe ischemic mitral regurgitation. N Engl J Med. 2014;370(1):23-32.</w:t>
      </w:r>
    </w:p>
    <w:p w14:paraId="2F18EC1F" w14:textId="77777777" w:rsidR="00A5370C" w:rsidRPr="00A5370C" w:rsidRDefault="00A5370C" w:rsidP="00A5370C">
      <w:pPr>
        <w:pStyle w:val="EndNoteBibliography"/>
        <w:spacing w:after="0"/>
        <w:rPr>
          <w:noProof/>
        </w:rPr>
      </w:pPr>
      <w:r w:rsidRPr="00A5370C">
        <w:rPr>
          <w:noProof/>
        </w:rPr>
        <w:t>28.</w:t>
      </w:r>
      <w:r w:rsidRPr="00A5370C">
        <w:rPr>
          <w:noProof/>
        </w:rPr>
        <w:tab/>
        <w:t>Treibel TA, Kozor R, Schofield R, Benedetti G, Fontana M, Bhuva AN, et al. Reverse Myocardial Remodeling Following Valve Replacement in Patients With Aortic Stenosis. J Am Coll Cardiol. 2018;71(8):860-71.</w:t>
      </w:r>
    </w:p>
    <w:p w14:paraId="78C3CDD9" w14:textId="77777777" w:rsidR="00A5370C" w:rsidRPr="00A5370C" w:rsidRDefault="00A5370C" w:rsidP="00A5370C">
      <w:pPr>
        <w:pStyle w:val="EndNoteBibliography"/>
        <w:spacing w:after="0"/>
        <w:rPr>
          <w:noProof/>
        </w:rPr>
      </w:pPr>
      <w:r w:rsidRPr="00A5370C">
        <w:rPr>
          <w:noProof/>
        </w:rPr>
        <w:t>29.</w:t>
      </w:r>
      <w:r w:rsidRPr="00A5370C">
        <w:rPr>
          <w:noProof/>
        </w:rPr>
        <w:tab/>
        <w:t>Lee LC, Genet M, Acevedo-Bolton G, Ordovas K, Guccione JM, Kuhl E. A computational model that predicts reverse growth in response to mechanical unloading. Biomech Model Mechanobiol. 2015;14(2):217-29.</w:t>
      </w:r>
    </w:p>
    <w:p w14:paraId="48A31976" w14:textId="77777777" w:rsidR="00A5370C" w:rsidRPr="00A5370C" w:rsidRDefault="00A5370C" w:rsidP="00A5370C">
      <w:pPr>
        <w:pStyle w:val="EndNoteBibliography"/>
        <w:spacing w:after="0"/>
        <w:rPr>
          <w:noProof/>
        </w:rPr>
      </w:pPr>
      <w:r w:rsidRPr="00A5370C">
        <w:rPr>
          <w:noProof/>
        </w:rPr>
        <w:t>30.</w:t>
      </w:r>
      <w:r w:rsidRPr="00A5370C">
        <w:rPr>
          <w:noProof/>
        </w:rPr>
        <w:tab/>
        <w:t>Arumugam J, Mojumder J, Kassab G, Lee LC. Model of Anisotropic Reverse Cardiac Growth in Mechanical Dyssynchrony. Sci Rep. 2019;9(1):12670.</w:t>
      </w:r>
    </w:p>
    <w:p w14:paraId="2D19913E" w14:textId="77777777" w:rsidR="00A5370C" w:rsidRPr="00A5370C" w:rsidRDefault="00A5370C" w:rsidP="00A5370C">
      <w:pPr>
        <w:pStyle w:val="EndNoteBibliography"/>
        <w:spacing w:after="0"/>
        <w:rPr>
          <w:noProof/>
        </w:rPr>
      </w:pPr>
      <w:r w:rsidRPr="00A5370C">
        <w:rPr>
          <w:noProof/>
        </w:rPr>
        <w:t>31.</w:t>
      </w:r>
      <w:r w:rsidRPr="00A5370C">
        <w:rPr>
          <w:noProof/>
        </w:rPr>
        <w:tab/>
        <w:t>Campbell KS, Chrisman BS, Campbell SG. Multiscale Modeling of Cardiovascular Function Predicts That the End-Systolic Pressure Volume Relationship Can Be Targeted via Multiple Therapeutic Strategies. Front Physiol. 2020;11:1043.</w:t>
      </w:r>
    </w:p>
    <w:p w14:paraId="17CE841A" w14:textId="77777777" w:rsidR="00A5370C" w:rsidRPr="00A5370C" w:rsidRDefault="00A5370C" w:rsidP="00A5370C">
      <w:pPr>
        <w:pStyle w:val="EndNoteBibliography"/>
        <w:spacing w:after="0"/>
        <w:rPr>
          <w:noProof/>
        </w:rPr>
      </w:pPr>
      <w:r w:rsidRPr="00A5370C">
        <w:rPr>
          <w:noProof/>
        </w:rPr>
        <w:t>32.</w:t>
      </w:r>
      <w:r w:rsidRPr="00A5370C">
        <w:rPr>
          <w:noProof/>
        </w:rPr>
        <w:tab/>
        <w:t>Petersen SE, Aung N, Sanghvi MM, Zemrak F, Fung K, Paiva JM, et al. Reference ranges for cardiac structure and function using cardiovascular magnetic resonance (CMR) in Caucasians from the UK Biobank population cohort. J Cardiovasc Magn Reson. 2017;19(1):18.</w:t>
      </w:r>
    </w:p>
    <w:p w14:paraId="0C9D3D2F" w14:textId="77777777" w:rsidR="00A5370C" w:rsidRPr="00A5370C" w:rsidRDefault="00A5370C" w:rsidP="00A5370C">
      <w:pPr>
        <w:pStyle w:val="EndNoteBibliography"/>
        <w:spacing w:after="0"/>
        <w:rPr>
          <w:noProof/>
        </w:rPr>
      </w:pPr>
      <w:r w:rsidRPr="00A5370C">
        <w:rPr>
          <w:noProof/>
        </w:rPr>
        <w:t>33.</w:t>
      </w:r>
      <w:r w:rsidRPr="00A5370C">
        <w:rPr>
          <w:noProof/>
        </w:rPr>
        <w:tab/>
        <w:t>Maceira AM, Prasad SK, Khan M, Pennell DJ. Normalized left ventricular systolic and diastolic function by steady state free precession cardiovascular magnetic resonance. J Cardiovasc Magn Reson. 2006;8(3):417-26.</w:t>
      </w:r>
    </w:p>
    <w:p w14:paraId="5E24D9F5" w14:textId="77777777" w:rsidR="00A5370C" w:rsidRPr="00A5370C" w:rsidRDefault="00A5370C" w:rsidP="00A5370C">
      <w:pPr>
        <w:pStyle w:val="EndNoteBibliography"/>
        <w:spacing w:after="0"/>
        <w:rPr>
          <w:noProof/>
        </w:rPr>
      </w:pPr>
      <w:r w:rsidRPr="00A5370C">
        <w:rPr>
          <w:noProof/>
        </w:rPr>
        <w:t>34.</w:t>
      </w:r>
      <w:r w:rsidRPr="00A5370C">
        <w:rPr>
          <w:noProof/>
        </w:rPr>
        <w:tab/>
        <w:t>Carabello BA, Paulus WJ. Aortic stenosis. Lancet. 2009;373(9667):956-66.</w:t>
      </w:r>
    </w:p>
    <w:p w14:paraId="507ADE4E" w14:textId="77777777" w:rsidR="00A5370C" w:rsidRPr="00A5370C" w:rsidRDefault="00A5370C" w:rsidP="00A5370C">
      <w:pPr>
        <w:pStyle w:val="EndNoteBibliography"/>
        <w:spacing w:after="0"/>
        <w:rPr>
          <w:noProof/>
        </w:rPr>
      </w:pPr>
      <w:r w:rsidRPr="00A5370C">
        <w:rPr>
          <w:noProof/>
        </w:rPr>
        <w:t>35.</w:t>
      </w:r>
      <w:r w:rsidRPr="00A5370C">
        <w:rPr>
          <w:noProof/>
        </w:rPr>
        <w:tab/>
        <w:t>Chin CW, Khaw HJ, Luo E, Tan S, White AC, Newby DE, et al. Echocardiography underestimates stroke volume and aortic valve area: implications for patients with small-area low-gradient aortic stenosis. Can J Cardiol. 2014;30(9):1064-72.</w:t>
      </w:r>
    </w:p>
    <w:p w14:paraId="229B2035" w14:textId="77777777" w:rsidR="00A5370C" w:rsidRPr="00A5370C" w:rsidRDefault="00A5370C" w:rsidP="00A5370C">
      <w:pPr>
        <w:pStyle w:val="EndNoteBibliography"/>
        <w:spacing w:after="0"/>
        <w:rPr>
          <w:noProof/>
        </w:rPr>
      </w:pPr>
      <w:r w:rsidRPr="00A5370C">
        <w:rPr>
          <w:noProof/>
        </w:rPr>
        <w:t>36.</w:t>
      </w:r>
      <w:r w:rsidRPr="00A5370C">
        <w:rPr>
          <w:noProof/>
        </w:rPr>
        <w:tab/>
        <w:t>Chin CWL, Everett RJ, Kwiecinski J, Vesey AT, Yeung E, Esson G, et al. Myocardial Fibrosis and Cardiac Decompensation in Aortic Stenosis. JACC Cardiovasc Imaging. 2017;10(11):1320-33.</w:t>
      </w:r>
    </w:p>
    <w:p w14:paraId="326BB336" w14:textId="77777777" w:rsidR="00A5370C" w:rsidRPr="00A5370C" w:rsidRDefault="00A5370C" w:rsidP="00A5370C">
      <w:pPr>
        <w:pStyle w:val="EndNoteBibliography"/>
        <w:spacing w:after="0"/>
        <w:rPr>
          <w:noProof/>
        </w:rPr>
      </w:pPr>
      <w:r w:rsidRPr="00A5370C">
        <w:rPr>
          <w:noProof/>
        </w:rPr>
        <w:t>37.</w:t>
      </w:r>
      <w:r w:rsidRPr="00A5370C">
        <w:rPr>
          <w:noProof/>
        </w:rPr>
        <w:tab/>
        <w:t>Luszczak J, Olszowska M, Drapisz S, Plazak W, Karch I, Komar M, et al. Assessment of left ventricle function in patients with symptomatic and asymptomatic aortic stenosis by 2-dimensional speckle-tracking imaging. Med Sci Monit. 2012;18(12):MT91-6.</w:t>
      </w:r>
    </w:p>
    <w:p w14:paraId="5CC7DAFD" w14:textId="77777777" w:rsidR="00A5370C" w:rsidRPr="00A5370C" w:rsidRDefault="00A5370C" w:rsidP="00A5370C">
      <w:pPr>
        <w:pStyle w:val="EndNoteBibliography"/>
        <w:spacing w:after="0"/>
        <w:rPr>
          <w:noProof/>
        </w:rPr>
      </w:pPr>
      <w:r w:rsidRPr="00A5370C">
        <w:rPr>
          <w:noProof/>
        </w:rPr>
        <w:t>38.</w:t>
      </w:r>
      <w:r w:rsidRPr="00A5370C">
        <w:rPr>
          <w:noProof/>
        </w:rPr>
        <w:tab/>
        <w:t>Barone-Rochette G, Pierard S, Seldrum S, de Meester de Ravenstein C, Melchior J, Maes F, et al. Aortic valve area, stroke volume, left ventricular hypertrophy, remodeling, and fibrosis in aortic stenosis assessed by cardiac magnetic resonance imaging: comparison between high and low gradient and normal and low flow aortic stenosis. Circ Cardiovasc Imaging. 2013;6(6):1009-17.</w:t>
      </w:r>
    </w:p>
    <w:p w14:paraId="3490F4FB" w14:textId="77777777" w:rsidR="00A5370C" w:rsidRPr="00A5370C" w:rsidRDefault="00A5370C" w:rsidP="00A5370C">
      <w:pPr>
        <w:pStyle w:val="EndNoteBibliography"/>
        <w:spacing w:after="0"/>
        <w:rPr>
          <w:noProof/>
        </w:rPr>
      </w:pPr>
      <w:r w:rsidRPr="00A5370C">
        <w:rPr>
          <w:noProof/>
        </w:rPr>
        <w:t>39.</w:t>
      </w:r>
      <w:r w:rsidRPr="00A5370C">
        <w:rPr>
          <w:noProof/>
        </w:rPr>
        <w:tab/>
        <w:t>Everett RJ, Tastet L, Clavel MA, Chin CWL, Capoulade R, Vassiliou VS, et al. Progression of Hypertrophy and Myocardial Fibrosis in Aortic Stenosis: A Multicenter Cardiac Magnetic Resonance Study. Circ Cardiovasc Imaging. 2018;11(6):e007451.</w:t>
      </w:r>
    </w:p>
    <w:p w14:paraId="675CF2AD" w14:textId="77777777" w:rsidR="00A5370C" w:rsidRPr="00A5370C" w:rsidRDefault="00A5370C" w:rsidP="00A5370C">
      <w:pPr>
        <w:pStyle w:val="EndNoteBibliography"/>
        <w:spacing w:after="0"/>
        <w:rPr>
          <w:noProof/>
        </w:rPr>
      </w:pPr>
      <w:r w:rsidRPr="00A5370C">
        <w:rPr>
          <w:noProof/>
        </w:rPr>
        <w:t>40.</w:t>
      </w:r>
      <w:r w:rsidRPr="00A5370C">
        <w:rPr>
          <w:noProof/>
        </w:rPr>
        <w:tab/>
        <w:t>Everett RJ, Treibel TA, Fukui M, Lee H, Rigolli M, Singh A, et al. Extracellular Myocardial Volume in Patients With Aortic Stenosis. J Am Coll Cardiol. 2020;75(3):304-16.</w:t>
      </w:r>
    </w:p>
    <w:p w14:paraId="13A8E389" w14:textId="77777777" w:rsidR="00A5370C" w:rsidRPr="00A5370C" w:rsidRDefault="00A5370C" w:rsidP="00A5370C">
      <w:pPr>
        <w:pStyle w:val="EndNoteBibliography"/>
        <w:spacing w:after="0"/>
        <w:rPr>
          <w:noProof/>
        </w:rPr>
      </w:pPr>
      <w:r w:rsidRPr="00A5370C">
        <w:rPr>
          <w:noProof/>
        </w:rPr>
        <w:t>41.</w:t>
      </w:r>
      <w:r w:rsidRPr="00A5370C">
        <w:rPr>
          <w:noProof/>
        </w:rPr>
        <w:tab/>
        <w:t>Lee HJ, Lee H, Kim SM, Park JB, Kim EK, Chang SA, et al. Diffuse Myocardial Fibrosis and Diastolic Function in Aortic Stenosis. JACC Cardiovasc Imaging. 2020;13(12):2561-72.</w:t>
      </w:r>
    </w:p>
    <w:p w14:paraId="4BD20349" w14:textId="77777777" w:rsidR="00A5370C" w:rsidRPr="00A5370C" w:rsidRDefault="00A5370C" w:rsidP="00A5370C">
      <w:pPr>
        <w:pStyle w:val="EndNoteBibliography"/>
        <w:spacing w:after="0"/>
        <w:rPr>
          <w:noProof/>
        </w:rPr>
      </w:pPr>
      <w:r w:rsidRPr="00A5370C">
        <w:rPr>
          <w:noProof/>
        </w:rPr>
        <w:lastRenderedPageBreak/>
        <w:t>42.</w:t>
      </w:r>
      <w:r w:rsidRPr="00A5370C">
        <w:rPr>
          <w:noProof/>
        </w:rPr>
        <w:tab/>
        <w:t>Singh A, Chan DCS, Greenwood JP, Dawson DK, Sonecki P, Hogrefe K, et al. Symptom Onset in Aortic Stenosis: Relation to Sex Differences in Left Ventricular Remodeling. JACC Cardiovasc Imaging. 2019;12(1):96-105.</w:t>
      </w:r>
    </w:p>
    <w:p w14:paraId="7143BCBE" w14:textId="77777777" w:rsidR="00A5370C" w:rsidRPr="00A5370C" w:rsidRDefault="00A5370C" w:rsidP="00A5370C">
      <w:pPr>
        <w:pStyle w:val="EndNoteBibliography"/>
        <w:spacing w:after="0"/>
        <w:rPr>
          <w:noProof/>
        </w:rPr>
      </w:pPr>
      <w:r w:rsidRPr="00A5370C">
        <w:rPr>
          <w:noProof/>
        </w:rPr>
        <w:t>43.</w:t>
      </w:r>
      <w:r w:rsidRPr="00A5370C">
        <w:rPr>
          <w:noProof/>
        </w:rPr>
        <w:tab/>
        <w:t>Spath NB, Gomez M, Everett RJ, Semple S, Chin CWL, White AC, et al. Global Longitudinal Strain Analysis Using Cardiac MRI in Aortic Stenosis: Comparison with Left Ventricular Remodeling, Myocardial Fibrosis, and 2-year Clinical Outcomes. Radiol Cardiothorac Imaging. 2019;1(4):e190027.</w:t>
      </w:r>
    </w:p>
    <w:p w14:paraId="12EC6171" w14:textId="77777777" w:rsidR="00A5370C" w:rsidRPr="00A5370C" w:rsidRDefault="00A5370C" w:rsidP="00A5370C">
      <w:pPr>
        <w:pStyle w:val="EndNoteBibliography"/>
        <w:spacing w:after="0"/>
        <w:rPr>
          <w:noProof/>
        </w:rPr>
      </w:pPr>
      <w:r w:rsidRPr="00A5370C">
        <w:rPr>
          <w:noProof/>
        </w:rPr>
        <w:t>44.</w:t>
      </w:r>
      <w:r w:rsidRPr="00A5370C">
        <w:rPr>
          <w:noProof/>
        </w:rPr>
        <w:tab/>
        <w:t>Enriquez-Sarano M, Akins CW, Vahanian A. Mitral regurgitation. Lancet. 2009;373(9672):1382-94.</w:t>
      </w:r>
    </w:p>
    <w:p w14:paraId="23040CA0" w14:textId="77777777" w:rsidR="00A5370C" w:rsidRPr="00A5370C" w:rsidRDefault="00A5370C" w:rsidP="00A5370C">
      <w:pPr>
        <w:pStyle w:val="EndNoteBibliography"/>
        <w:spacing w:after="0"/>
        <w:rPr>
          <w:noProof/>
        </w:rPr>
      </w:pPr>
      <w:r w:rsidRPr="00A5370C">
        <w:rPr>
          <w:noProof/>
        </w:rPr>
        <w:t>45.</w:t>
      </w:r>
      <w:r w:rsidRPr="00A5370C">
        <w:rPr>
          <w:noProof/>
        </w:rPr>
        <w:tab/>
        <w:t>Myerson SG, d'Arcy J, Christiansen JP, Dobson LE, Mohiaddin R, Francis JM, et al. Determination of Clinical Outcome in Mitral Regurgitation With Cardiovascular Magnetic Resonance Quantification. Circulation. 2016;133(23):2287-96.</w:t>
      </w:r>
    </w:p>
    <w:p w14:paraId="5CBA563D" w14:textId="77777777" w:rsidR="00A5370C" w:rsidRPr="00A5370C" w:rsidRDefault="00A5370C" w:rsidP="00A5370C">
      <w:pPr>
        <w:pStyle w:val="EndNoteBibliography"/>
        <w:spacing w:after="0"/>
        <w:rPr>
          <w:noProof/>
        </w:rPr>
      </w:pPr>
      <w:r w:rsidRPr="00A5370C">
        <w:rPr>
          <w:noProof/>
        </w:rPr>
        <w:t>46.</w:t>
      </w:r>
      <w:r w:rsidRPr="00A5370C">
        <w:rPr>
          <w:noProof/>
        </w:rPr>
        <w:tab/>
        <w:t>Uretsky S, Supariwala A, Nidadovolu P, Khokhar SS, Comeau C, Shubayev O, et al. Quantification of left ventricular remodeling in response to isolated aortic or mitral regurgitation. J Cardiovasc Magn Reson. 2010;12:32.</w:t>
      </w:r>
    </w:p>
    <w:p w14:paraId="71A93DE8" w14:textId="77777777" w:rsidR="00A5370C" w:rsidRPr="00A5370C" w:rsidRDefault="00A5370C" w:rsidP="00A5370C">
      <w:pPr>
        <w:pStyle w:val="EndNoteBibliography"/>
        <w:spacing w:after="0"/>
        <w:rPr>
          <w:noProof/>
        </w:rPr>
      </w:pPr>
      <w:r w:rsidRPr="00A5370C">
        <w:rPr>
          <w:noProof/>
        </w:rPr>
        <w:t>47.</w:t>
      </w:r>
      <w:r w:rsidRPr="00A5370C">
        <w:rPr>
          <w:noProof/>
        </w:rPr>
        <w:tab/>
        <w:t>Bakkestrom R, Banke A, Pecini R, Irmukhamedov A, Nielsen SK, Andersen MJ, et al. Cardiac remodelling and haemodynamic characteristics in primary mitral valve regurgitation. Open Heart. 2018;5(2):e000919.</w:t>
      </w:r>
    </w:p>
    <w:p w14:paraId="0701B1F4" w14:textId="77777777" w:rsidR="00A5370C" w:rsidRPr="00A5370C" w:rsidRDefault="00A5370C" w:rsidP="00A5370C">
      <w:pPr>
        <w:pStyle w:val="EndNoteBibliography"/>
        <w:spacing w:after="0"/>
        <w:rPr>
          <w:noProof/>
        </w:rPr>
      </w:pPr>
      <w:r w:rsidRPr="00A5370C">
        <w:rPr>
          <w:noProof/>
        </w:rPr>
        <w:t>48.</w:t>
      </w:r>
      <w:r w:rsidRPr="00A5370C">
        <w:rPr>
          <w:noProof/>
        </w:rPr>
        <w:tab/>
        <w:t>Seldrum S, de Meester C, Pierard S, Pasquet A, Lazam S, Boulif J, et al. Assessment of Left Ventricular Reverse Remodeling by Cardiac MRI in Patients Undergoing Repair Surgery for Severe Aortic or Mitral Regurgitation. J Cardiothorac Vasc Anesth. 2019;33(7):1901-11.</w:t>
      </w:r>
    </w:p>
    <w:p w14:paraId="3C94963D" w14:textId="77777777" w:rsidR="00A5370C" w:rsidRPr="00A5370C" w:rsidRDefault="00A5370C" w:rsidP="00A5370C">
      <w:pPr>
        <w:pStyle w:val="EndNoteBibliography"/>
        <w:spacing w:after="0"/>
        <w:rPr>
          <w:noProof/>
        </w:rPr>
      </w:pPr>
      <w:r w:rsidRPr="00A5370C">
        <w:rPr>
          <w:noProof/>
        </w:rPr>
        <w:t>49.</w:t>
      </w:r>
      <w:r w:rsidRPr="00A5370C">
        <w:rPr>
          <w:noProof/>
        </w:rPr>
        <w:tab/>
        <w:t>Liu B, Neil DAH, Premchand M, Bhabra M, Patel R, Barker T, et al. Myocardial fibrosis in asymptomatic and symptomatic chronic severe primary mitral regurgitation and relationship to tissue characterisation and left ventricular function on cardiovascular magnetic resonance. J Cardiovasc Magn Reson. 2020;22(1):86.</w:t>
      </w:r>
    </w:p>
    <w:p w14:paraId="48F30BD6" w14:textId="77777777" w:rsidR="00A5370C" w:rsidRPr="00A5370C" w:rsidRDefault="00A5370C" w:rsidP="00A5370C">
      <w:pPr>
        <w:pStyle w:val="EndNoteBibliography"/>
        <w:spacing w:after="0"/>
        <w:rPr>
          <w:noProof/>
        </w:rPr>
      </w:pPr>
      <w:r w:rsidRPr="00A5370C">
        <w:rPr>
          <w:noProof/>
        </w:rPr>
        <w:t>50.</w:t>
      </w:r>
      <w:r w:rsidRPr="00A5370C">
        <w:rPr>
          <w:noProof/>
        </w:rPr>
        <w:tab/>
        <w:t>Lang RM, Badano LP, Mor-Avi V, Afilalo J, Armstrong A, Ernande L, et al. Recommendations for cardiac chamber quantification by echocardiography in adults: an update from the American Society of Echocardiography and the European Association of Cardiovascular Imaging. J Am Soc Echocardiogr. 2015;28(1):1-39 e14.</w:t>
      </w:r>
    </w:p>
    <w:p w14:paraId="0E40DF36" w14:textId="77777777" w:rsidR="00A5370C" w:rsidRPr="00A5370C" w:rsidRDefault="00A5370C" w:rsidP="00A5370C">
      <w:pPr>
        <w:pStyle w:val="EndNoteBibliography"/>
        <w:spacing w:after="0"/>
        <w:rPr>
          <w:noProof/>
        </w:rPr>
      </w:pPr>
      <w:r w:rsidRPr="00A5370C">
        <w:rPr>
          <w:noProof/>
        </w:rPr>
        <w:t>51.</w:t>
      </w:r>
      <w:r w:rsidRPr="00A5370C">
        <w:rPr>
          <w:noProof/>
        </w:rPr>
        <w:tab/>
        <w:t>Verbraecken J, Van de Heyning P, De Backer W, Van Gaal L. Body surface area in normal-weight, overweight, and obese adults. A comparison study. Metabolism. 2006;55(4):515-24.</w:t>
      </w:r>
    </w:p>
    <w:p w14:paraId="67467F8D" w14:textId="77777777" w:rsidR="00A5370C" w:rsidRPr="00A5370C" w:rsidRDefault="00A5370C" w:rsidP="00A5370C">
      <w:pPr>
        <w:pStyle w:val="EndNoteBibliography"/>
        <w:spacing w:after="0"/>
        <w:rPr>
          <w:noProof/>
        </w:rPr>
      </w:pPr>
      <w:r w:rsidRPr="00A5370C">
        <w:rPr>
          <w:noProof/>
        </w:rPr>
        <w:t>52.</w:t>
      </w:r>
      <w:r w:rsidRPr="00A5370C">
        <w:rPr>
          <w:noProof/>
        </w:rPr>
        <w:tab/>
        <w:t>Lee SP, Lee W, Lee JM, Park EA, Kim HK, Kim YJ, et al. Assessment of diffuse myocardial fibrosis by using MR imaging in asymptomatic patients with aortic stenosis. Radiology. 2015;274(2):359-69.</w:t>
      </w:r>
    </w:p>
    <w:p w14:paraId="4D96EFC2" w14:textId="77777777" w:rsidR="00A5370C" w:rsidRPr="00A5370C" w:rsidRDefault="00A5370C" w:rsidP="00A5370C">
      <w:pPr>
        <w:pStyle w:val="EndNoteBibliography"/>
        <w:spacing w:after="0"/>
        <w:rPr>
          <w:noProof/>
        </w:rPr>
      </w:pPr>
      <w:r w:rsidRPr="00A5370C">
        <w:rPr>
          <w:noProof/>
        </w:rPr>
        <w:t>53.</w:t>
      </w:r>
      <w:r w:rsidRPr="00A5370C">
        <w:rPr>
          <w:noProof/>
        </w:rPr>
        <w:tab/>
        <w:t>Polte CL, Gao SA, Johnsson AA, Lagerstrand KM, Bech-Hanssen O. Characterization of Chronic Aortic and Mitral Regurgitation Undergoing Valve Surgery Using Cardiovascular Magnetic Resonance. Am J Cardiol. 2017;119(12):2061-8.</w:t>
      </w:r>
    </w:p>
    <w:p w14:paraId="523ABA4B" w14:textId="77777777" w:rsidR="00A5370C" w:rsidRPr="00A5370C" w:rsidRDefault="00A5370C" w:rsidP="00A5370C">
      <w:pPr>
        <w:pStyle w:val="EndNoteBibliography"/>
        <w:spacing w:after="0"/>
        <w:rPr>
          <w:noProof/>
        </w:rPr>
      </w:pPr>
      <w:r w:rsidRPr="00A5370C">
        <w:rPr>
          <w:noProof/>
        </w:rPr>
        <w:t>54.</w:t>
      </w:r>
      <w:r w:rsidRPr="00A5370C">
        <w:rPr>
          <w:noProof/>
        </w:rPr>
        <w:tab/>
        <w:t>Schiros CG, Dell'Italia LJ, Gladden JD, Clark D, 3rd, Aban I, Gupta H, et al. Magnetic resonance imaging with 3-dimensional analysis of left ventricular remodeling in isolated mitral regurgitation: implications beyond dimensions. Circulation. 2012;125(19):2334-42.</w:t>
      </w:r>
    </w:p>
    <w:p w14:paraId="6BF2B12B" w14:textId="77777777" w:rsidR="00A5370C" w:rsidRPr="00A5370C" w:rsidRDefault="00A5370C" w:rsidP="00A5370C">
      <w:pPr>
        <w:pStyle w:val="EndNoteBibliography"/>
        <w:spacing w:after="0"/>
        <w:rPr>
          <w:noProof/>
        </w:rPr>
      </w:pPr>
      <w:r w:rsidRPr="00A5370C">
        <w:rPr>
          <w:noProof/>
        </w:rPr>
        <w:t>55.</w:t>
      </w:r>
      <w:r w:rsidRPr="00A5370C">
        <w:rPr>
          <w:noProof/>
        </w:rPr>
        <w:tab/>
        <w:t>Steadman CD, Jerosch-Herold M, Grundy B, Rafelt S, Ng LL, Squire IB, et al. Determinants and functional significance of myocardial perfusion reserve in severe aortic stenosis. JACC Cardiovasc Imaging. 2012;5(2):182-9.</w:t>
      </w:r>
    </w:p>
    <w:p w14:paraId="23BB0E70" w14:textId="77777777" w:rsidR="00A5370C" w:rsidRPr="00A5370C" w:rsidRDefault="00A5370C" w:rsidP="00A5370C">
      <w:pPr>
        <w:pStyle w:val="EndNoteBibliography"/>
        <w:spacing w:after="0"/>
        <w:rPr>
          <w:noProof/>
        </w:rPr>
      </w:pPr>
      <w:r w:rsidRPr="00A5370C">
        <w:rPr>
          <w:noProof/>
        </w:rPr>
        <w:t>56.</w:t>
      </w:r>
      <w:r w:rsidRPr="00A5370C">
        <w:rPr>
          <w:noProof/>
        </w:rPr>
        <w:tab/>
        <w:t>Nakamura M, Sadoshima J. Mechanisms of physiological and pathological cardiac hypertrophy. Nat Rev Cardiol. 2018;15(7):387-407.</w:t>
      </w:r>
    </w:p>
    <w:p w14:paraId="7383EBF4" w14:textId="77777777" w:rsidR="00A5370C" w:rsidRPr="00A5370C" w:rsidRDefault="00A5370C" w:rsidP="00A5370C">
      <w:pPr>
        <w:pStyle w:val="EndNoteBibliography"/>
        <w:spacing w:after="0"/>
        <w:rPr>
          <w:noProof/>
        </w:rPr>
      </w:pPr>
      <w:r w:rsidRPr="00A5370C">
        <w:rPr>
          <w:noProof/>
        </w:rPr>
        <w:t>57.</w:t>
      </w:r>
      <w:r w:rsidRPr="00A5370C">
        <w:rPr>
          <w:noProof/>
        </w:rPr>
        <w:tab/>
        <w:t>Frey N, Olson EN. Cardiac hypertrophy: the good, the bad, and the ugly. Annu Rev Physiol. 2003;65:45-79.</w:t>
      </w:r>
    </w:p>
    <w:p w14:paraId="6F92091E" w14:textId="77777777" w:rsidR="00A5370C" w:rsidRPr="00A5370C" w:rsidRDefault="00A5370C" w:rsidP="00A5370C">
      <w:pPr>
        <w:pStyle w:val="EndNoteBibliography"/>
        <w:spacing w:after="0"/>
        <w:rPr>
          <w:noProof/>
        </w:rPr>
      </w:pPr>
      <w:r w:rsidRPr="00A5370C">
        <w:rPr>
          <w:noProof/>
        </w:rPr>
        <w:t>58.</w:t>
      </w:r>
      <w:r w:rsidRPr="00A5370C">
        <w:rPr>
          <w:noProof/>
        </w:rPr>
        <w:tab/>
        <w:t>Wisdom KM, Delp SL, Kuhl E. Use it or lose it: multiscale skeletal muscle adaptation to mechanical stimuli. Biomech Model Mechanobiol. 2015;14(2):195-215.</w:t>
      </w:r>
    </w:p>
    <w:p w14:paraId="2855050F" w14:textId="77777777" w:rsidR="00A5370C" w:rsidRPr="00A5370C" w:rsidRDefault="00A5370C" w:rsidP="00A5370C">
      <w:pPr>
        <w:pStyle w:val="EndNoteBibliography"/>
        <w:spacing w:after="0"/>
        <w:rPr>
          <w:noProof/>
        </w:rPr>
      </w:pPr>
      <w:r w:rsidRPr="00A5370C">
        <w:rPr>
          <w:noProof/>
        </w:rPr>
        <w:t>59.</w:t>
      </w:r>
      <w:r w:rsidRPr="00A5370C">
        <w:rPr>
          <w:noProof/>
        </w:rPr>
        <w:tab/>
        <w:t>Caiozzo VJ, Utkan A, Chou R, Khalafi A, Chandra H, Baker M, et al. Effects of distraction on muscle length: mechanisms involved in sarcomerogenesis. Clin Orthop Relat Res. 2002(403 Suppl):S133-45.</w:t>
      </w:r>
    </w:p>
    <w:p w14:paraId="2072EC55" w14:textId="77777777" w:rsidR="00A5370C" w:rsidRPr="00A5370C" w:rsidRDefault="00A5370C" w:rsidP="00A5370C">
      <w:pPr>
        <w:pStyle w:val="EndNoteBibliography"/>
        <w:spacing w:after="0"/>
        <w:rPr>
          <w:noProof/>
        </w:rPr>
      </w:pPr>
      <w:r w:rsidRPr="00A5370C">
        <w:rPr>
          <w:noProof/>
        </w:rPr>
        <w:lastRenderedPageBreak/>
        <w:t>60.</w:t>
      </w:r>
      <w:r w:rsidRPr="00A5370C">
        <w:rPr>
          <w:noProof/>
        </w:rPr>
        <w:tab/>
        <w:t>Lumens J, Delhaas T, Kirn B, Arts T. Three-wall segment (TriSeg) model describing mechanics and hemodynamics of ventricular interaction. Ann Biomed Eng. 2009;37(11):2234-55.</w:t>
      </w:r>
    </w:p>
    <w:p w14:paraId="09DDF13A" w14:textId="77777777" w:rsidR="00A5370C" w:rsidRPr="00A5370C" w:rsidRDefault="00A5370C" w:rsidP="00A5370C">
      <w:pPr>
        <w:pStyle w:val="EndNoteBibliography"/>
        <w:spacing w:after="0"/>
        <w:rPr>
          <w:noProof/>
        </w:rPr>
      </w:pPr>
      <w:r w:rsidRPr="00A5370C">
        <w:rPr>
          <w:noProof/>
        </w:rPr>
        <w:t>61.</w:t>
      </w:r>
      <w:r w:rsidRPr="00A5370C">
        <w:rPr>
          <w:noProof/>
        </w:rPr>
        <w:tab/>
        <w:t>Arts T, Delhaas T, Bovendeerd P, Verbeek X, Prinzen FW. Adaptation to mechanical load determines shape and properties of heart and circulation: the CircAdapt model. Am J Physiol Heart Circ Physiol. 2005;288(4):H1943-54.</w:t>
      </w:r>
    </w:p>
    <w:p w14:paraId="42734B27" w14:textId="77777777" w:rsidR="00A5370C" w:rsidRPr="00A5370C" w:rsidRDefault="00A5370C" w:rsidP="00A5370C">
      <w:pPr>
        <w:pStyle w:val="EndNoteBibliography"/>
        <w:spacing w:after="0"/>
        <w:rPr>
          <w:noProof/>
        </w:rPr>
      </w:pPr>
      <w:r w:rsidRPr="00A5370C">
        <w:rPr>
          <w:noProof/>
        </w:rPr>
        <w:t>62.</w:t>
      </w:r>
      <w:r w:rsidRPr="00A5370C">
        <w:rPr>
          <w:noProof/>
        </w:rPr>
        <w:tab/>
        <w:t>Witzenburg C, Holmes JW. The Impact of Hemodynamic Reflex Compensation Following Myocardial Infarction on Subsequent Ventricular Remodeling. J Biomech Eng. 2019.</w:t>
      </w:r>
    </w:p>
    <w:p w14:paraId="2D129533" w14:textId="77777777" w:rsidR="00A5370C" w:rsidRPr="00A5370C" w:rsidRDefault="00A5370C" w:rsidP="00A5370C">
      <w:pPr>
        <w:pStyle w:val="EndNoteBibliography"/>
        <w:spacing w:after="0"/>
        <w:rPr>
          <w:noProof/>
        </w:rPr>
      </w:pPr>
      <w:r w:rsidRPr="00A5370C">
        <w:rPr>
          <w:noProof/>
        </w:rPr>
        <w:t>63.</w:t>
      </w:r>
      <w:r w:rsidRPr="00A5370C">
        <w:rPr>
          <w:noProof/>
        </w:rPr>
        <w:tab/>
        <w:t>Carrick R, Ge L, Lee LC, Zhang Z, Mishra R, Axel L, et al. Patient-specific finite element-based analysis of ventricular myofiber stress after Coapsys: importance of residual stress. Ann Thorac Surg. 2012;93(6):1964-71.</w:t>
      </w:r>
    </w:p>
    <w:p w14:paraId="41A7F887" w14:textId="77777777" w:rsidR="00A5370C" w:rsidRPr="00A5370C" w:rsidRDefault="00A5370C" w:rsidP="00A5370C">
      <w:pPr>
        <w:pStyle w:val="EndNoteBibliography"/>
        <w:spacing w:after="0"/>
        <w:rPr>
          <w:noProof/>
        </w:rPr>
      </w:pPr>
      <w:r w:rsidRPr="00A5370C">
        <w:rPr>
          <w:noProof/>
        </w:rPr>
        <w:t>64.</w:t>
      </w:r>
      <w:r w:rsidRPr="00A5370C">
        <w:rPr>
          <w:noProof/>
        </w:rPr>
        <w:tab/>
        <w:t>Russel IK, Gotte MJ, Bronzwaer JG, Knaapen P, Paulus WJ, van Rossum AC. Left ventricular torsion: an expanding role in the analysis of myocardial dysfunction. JACC Cardiovasc Imaging. 2009;2(5):648-55.</w:t>
      </w:r>
    </w:p>
    <w:p w14:paraId="2CAE0F54" w14:textId="77777777" w:rsidR="00A5370C" w:rsidRPr="00A5370C" w:rsidRDefault="00A5370C" w:rsidP="00A5370C">
      <w:pPr>
        <w:pStyle w:val="EndNoteBibliography"/>
        <w:spacing w:after="0"/>
        <w:rPr>
          <w:noProof/>
        </w:rPr>
      </w:pPr>
      <w:r w:rsidRPr="00A5370C">
        <w:rPr>
          <w:noProof/>
        </w:rPr>
        <w:t>65.</w:t>
      </w:r>
      <w:r w:rsidRPr="00A5370C">
        <w:rPr>
          <w:noProof/>
        </w:rPr>
        <w:tab/>
        <w:t>Sharma S, Razeghi P, Shakir A, Keneson BJ, 2nd, Clubb F, Taegtmeyer H. Regional heterogeneity in gene expression profiles: a transcript analysis in human and rat heart. Cardiology. 2003;100(2):73-9.</w:t>
      </w:r>
    </w:p>
    <w:p w14:paraId="4FCE1228" w14:textId="77777777" w:rsidR="00A5370C" w:rsidRPr="00A5370C" w:rsidRDefault="00A5370C" w:rsidP="00A5370C">
      <w:pPr>
        <w:pStyle w:val="EndNoteBibliography"/>
        <w:spacing w:after="0"/>
        <w:rPr>
          <w:noProof/>
        </w:rPr>
      </w:pPr>
      <w:r w:rsidRPr="00A5370C">
        <w:rPr>
          <w:noProof/>
        </w:rPr>
        <w:t>66.</w:t>
      </w:r>
      <w:r w:rsidRPr="00A5370C">
        <w:rPr>
          <w:noProof/>
        </w:rPr>
        <w:tab/>
        <w:t>Campbell KS, Janssen PML, Campbell SG. Force-Dependent Recruitment from the Myosin Off State Contributes to Length-Dependent Activation. Biophys J. 2018;115(3):543-53.</w:t>
      </w:r>
    </w:p>
    <w:p w14:paraId="7A61026B" w14:textId="77777777" w:rsidR="00A5370C" w:rsidRPr="00A5370C" w:rsidRDefault="00A5370C" w:rsidP="00A5370C">
      <w:pPr>
        <w:pStyle w:val="EndNoteBibliography"/>
        <w:spacing w:after="0"/>
        <w:rPr>
          <w:noProof/>
        </w:rPr>
      </w:pPr>
      <w:r w:rsidRPr="00A5370C">
        <w:rPr>
          <w:noProof/>
        </w:rPr>
        <w:t>67.</w:t>
      </w:r>
      <w:r w:rsidRPr="00A5370C">
        <w:rPr>
          <w:noProof/>
        </w:rPr>
        <w:tab/>
        <w:t>Campbell KS. Dynamic coupling of regulated binding sites and cycling myosin heads in striated muscle. J Gen Physiol. 2014;143(3):387-99.</w:t>
      </w:r>
    </w:p>
    <w:p w14:paraId="759C5EF2" w14:textId="77777777" w:rsidR="00A5370C" w:rsidRPr="00A5370C" w:rsidRDefault="00A5370C" w:rsidP="00A5370C">
      <w:pPr>
        <w:pStyle w:val="EndNoteBibliography"/>
        <w:spacing w:after="0"/>
        <w:rPr>
          <w:noProof/>
        </w:rPr>
      </w:pPr>
      <w:r w:rsidRPr="00A5370C">
        <w:rPr>
          <w:noProof/>
        </w:rPr>
        <w:t>68.</w:t>
      </w:r>
      <w:r w:rsidRPr="00A5370C">
        <w:rPr>
          <w:noProof/>
        </w:rPr>
        <w:tab/>
        <w:t>Mann CK, Lee LC, Campbell KS, Wenk JF. Force-dependent recruitment from myosin OFF-state increases end-systolic pressure-volume relationship in left ventricle. Biomech Model Mechanobiol. 2020;19(6):2683-92.</w:t>
      </w:r>
    </w:p>
    <w:p w14:paraId="31A23F14" w14:textId="77777777" w:rsidR="00A5370C" w:rsidRPr="00A5370C" w:rsidRDefault="00A5370C" w:rsidP="00A5370C">
      <w:pPr>
        <w:pStyle w:val="EndNoteBibliography"/>
        <w:spacing w:after="0"/>
        <w:rPr>
          <w:noProof/>
        </w:rPr>
      </w:pPr>
      <w:r w:rsidRPr="00A5370C">
        <w:rPr>
          <w:noProof/>
        </w:rPr>
        <w:t>69.</w:t>
      </w:r>
      <w:r w:rsidRPr="00A5370C">
        <w:rPr>
          <w:noProof/>
        </w:rPr>
        <w:tab/>
        <w:t>Zhang X, Liu ZQ, Campbell KS, Wenk JF. Evaluation of a Novel Finite Element Model of Active Contraction in the Heart. Front Physiol. 2018;9:425.</w:t>
      </w:r>
    </w:p>
    <w:p w14:paraId="0BD82A85" w14:textId="77777777" w:rsidR="00A5370C" w:rsidRPr="00A5370C" w:rsidRDefault="00A5370C" w:rsidP="00A5370C">
      <w:pPr>
        <w:pStyle w:val="EndNoteBibliography"/>
        <w:spacing w:after="0"/>
        <w:rPr>
          <w:noProof/>
        </w:rPr>
      </w:pPr>
      <w:r w:rsidRPr="00A5370C">
        <w:rPr>
          <w:noProof/>
        </w:rPr>
        <w:t>70.</w:t>
      </w:r>
      <w:r w:rsidRPr="00A5370C">
        <w:rPr>
          <w:noProof/>
        </w:rPr>
        <w:tab/>
        <w:t>Yoshida K, McCulloch AD, Omens JH, Holmes JW. Predictions of hypertrophy and its regression in response to pressure overload. Biomech Model Mechanobiol. 2020;19(3):1079-89.</w:t>
      </w:r>
    </w:p>
    <w:p w14:paraId="07F002CB" w14:textId="77777777" w:rsidR="00A5370C" w:rsidRPr="00A5370C" w:rsidRDefault="00A5370C" w:rsidP="00A5370C">
      <w:pPr>
        <w:pStyle w:val="EndNoteBibliography"/>
        <w:spacing w:after="0"/>
        <w:rPr>
          <w:noProof/>
        </w:rPr>
      </w:pPr>
      <w:r w:rsidRPr="00A5370C">
        <w:rPr>
          <w:noProof/>
        </w:rPr>
        <w:t>71.</w:t>
      </w:r>
      <w:r w:rsidRPr="00A5370C">
        <w:rPr>
          <w:noProof/>
        </w:rPr>
        <w:tab/>
        <w:t>Lee LC, Sundnes J, Genet M, Wenk JF, Wall ST. An integrated electromechanical-growth heart model for simulating cardiac therapies. Biomech Model Mechanobiol. 2016;15(4):791-803.</w:t>
      </w:r>
    </w:p>
    <w:p w14:paraId="0170893D" w14:textId="77777777" w:rsidR="00A5370C" w:rsidRPr="00A5370C" w:rsidRDefault="00A5370C" w:rsidP="00A5370C">
      <w:pPr>
        <w:pStyle w:val="EndNoteBibliography"/>
        <w:spacing w:after="0"/>
        <w:rPr>
          <w:noProof/>
        </w:rPr>
      </w:pPr>
      <w:r w:rsidRPr="00A5370C">
        <w:rPr>
          <w:noProof/>
        </w:rPr>
        <w:t>72.</w:t>
      </w:r>
      <w:r w:rsidRPr="00A5370C">
        <w:rPr>
          <w:noProof/>
        </w:rPr>
        <w:tab/>
        <w:t>Birks EJ, Tansley PD, Hardy J, George RS, Bowles CT, Burke M, et al. Left ventricular assist device and drug therapy for the reversal of heart failure. N Engl J Med. 2006;355(18):1873-84.</w:t>
      </w:r>
    </w:p>
    <w:p w14:paraId="1FA6D20F" w14:textId="77777777" w:rsidR="00A5370C" w:rsidRPr="00A5370C" w:rsidRDefault="00A5370C" w:rsidP="00A5370C">
      <w:pPr>
        <w:pStyle w:val="EndNoteBibliography"/>
        <w:spacing w:after="0"/>
        <w:rPr>
          <w:noProof/>
        </w:rPr>
      </w:pPr>
      <w:r w:rsidRPr="00A5370C">
        <w:rPr>
          <w:noProof/>
        </w:rPr>
        <w:t>73.</w:t>
      </w:r>
      <w:r w:rsidRPr="00A5370C">
        <w:rPr>
          <w:noProof/>
        </w:rPr>
        <w:tab/>
        <w:t>Watkins H, Ashrafian H, Redwood C. Inherited cardiomyopathies. N Engl J Med. 2011;364(17):1643-56.</w:t>
      </w:r>
    </w:p>
    <w:p w14:paraId="0D4D94E5" w14:textId="77777777" w:rsidR="00A5370C" w:rsidRPr="00A5370C" w:rsidRDefault="00A5370C" w:rsidP="00A5370C">
      <w:pPr>
        <w:pStyle w:val="EndNoteBibliography"/>
        <w:spacing w:after="0"/>
        <w:rPr>
          <w:noProof/>
        </w:rPr>
      </w:pPr>
      <w:r w:rsidRPr="00A5370C">
        <w:rPr>
          <w:noProof/>
        </w:rPr>
        <w:t>74.</w:t>
      </w:r>
      <w:r w:rsidRPr="00A5370C">
        <w:rPr>
          <w:noProof/>
        </w:rPr>
        <w:tab/>
        <w:t>Rodriguez-Cantano R, Sundnes J, Rognes ME. Uncertainty in cardiac myofiber orientation and stiffnesses dominate the variability of left ventricle deformation response. Int J Numer Method Biomed Eng. 2019;35(5):e3178.</w:t>
      </w:r>
    </w:p>
    <w:p w14:paraId="4A0401D9" w14:textId="77777777" w:rsidR="00A5370C" w:rsidRPr="00A5370C" w:rsidRDefault="00A5370C" w:rsidP="00A5370C">
      <w:pPr>
        <w:pStyle w:val="EndNoteBibliography"/>
        <w:rPr>
          <w:noProof/>
        </w:rPr>
      </w:pPr>
      <w:r w:rsidRPr="00A5370C">
        <w:rPr>
          <w:noProof/>
        </w:rPr>
        <w:t>75.</w:t>
      </w:r>
      <w:r w:rsidRPr="00A5370C">
        <w:rPr>
          <w:noProof/>
        </w:rPr>
        <w:tab/>
        <w:t>Machackova J, Barta J, Dhalla NS. Myofibrillar remodeling in cardiac hypertrophy, heart failure and cardiomyopathies. Can J Cardiol. 2006;22(11):953-68.</w:t>
      </w:r>
    </w:p>
    <w:p w14:paraId="100ECCAB" w14:textId="5F7F8940" w:rsidR="00486BD4" w:rsidRPr="00032CB1" w:rsidRDefault="007124EC" w:rsidP="00A5370C">
      <w:pPr>
        <w:spacing w:line="276" w:lineRule="auto"/>
        <w:jc w:val="both"/>
        <w:rPr>
          <w:rFonts w:asciiTheme="minorBidi" w:hAnsiTheme="minorBidi"/>
          <w:sz w:val="22"/>
          <w:szCs w:val="22"/>
        </w:rPr>
      </w:pPr>
      <w:r w:rsidRPr="00032CB1">
        <w:rPr>
          <w:rFonts w:asciiTheme="minorBidi" w:hAnsiTheme="minorBidi"/>
          <w:sz w:val="22"/>
          <w:szCs w:val="22"/>
        </w:rPr>
        <w:fldChar w:fldCharType="end"/>
      </w:r>
    </w:p>
    <w:sectPr w:rsidR="00486BD4" w:rsidRPr="00032CB1" w:rsidSect="00EF3DAF">
      <w:type w:val="continuous"/>
      <w:pgSz w:w="12240" w:h="15840"/>
      <w:pgMar w:top="720" w:right="720" w:bottom="720" w:left="72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enk, Jonathan F." w:date="2021-03-15T16:50:00Z" w:initials="WJF">
    <w:p w14:paraId="5A7904E0" w14:textId="656B1E8C" w:rsidR="00431239" w:rsidRDefault="00431239">
      <w:pPr>
        <w:pStyle w:val="CommentText"/>
      </w:pPr>
      <w:r>
        <w:rPr>
          <w:rStyle w:val="CommentReference"/>
        </w:rPr>
        <w:annotationRef/>
      </w:r>
      <w:r>
        <w:t>Why did you pick this variable name? this makes me think of ventricular mass.</w:t>
      </w:r>
    </w:p>
  </w:comment>
  <w:comment w:id="1" w:author="Sharifi, Hossein" w:date="2021-04-19T08:38:00Z" w:initials="SH">
    <w:p w14:paraId="3BDC2FFD" w14:textId="23A26EFB" w:rsidR="00431239" w:rsidRDefault="00431239">
      <w:pPr>
        <w:pStyle w:val="CommentText"/>
      </w:pPr>
      <w:r>
        <w:rPr>
          <w:rStyle w:val="CommentReference"/>
        </w:rPr>
        <w:annotationRef/>
      </w:r>
      <w:r>
        <w:t>Changed to V_wall</w:t>
      </w:r>
    </w:p>
  </w:comment>
  <w:comment w:id="2" w:author="Wenk, Jonathan F." w:date="2021-03-15T14:49:00Z" w:initials="WJF">
    <w:p w14:paraId="281A0D18" w14:textId="0D28AC12" w:rsidR="00431239" w:rsidRDefault="00431239">
      <w:pPr>
        <w:pStyle w:val="CommentText"/>
      </w:pPr>
      <w:r>
        <w:rPr>
          <w:rStyle w:val="CommentReference"/>
        </w:rPr>
        <w:annotationRef/>
      </w:r>
      <w:r>
        <w:t>How have other papers modeled aortic stenosis?</w:t>
      </w:r>
    </w:p>
  </w:comment>
  <w:comment w:id="3" w:author="Sharifi, Hossein" w:date="2021-04-23T16:31:00Z" w:initials="SH">
    <w:p w14:paraId="12F0608D" w14:textId="25B3F26E" w:rsidR="00431239" w:rsidRDefault="00431239">
      <w:pPr>
        <w:pStyle w:val="CommentText"/>
      </w:pPr>
      <w:r>
        <w:rPr>
          <w:rStyle w:val="CommentReference"/>
        </w:rPr>
        <w:annotationRef/>
      </w:r>
      <w:r>
        <w:t>Increase in the aortic resistance.</w:t>
      </w:r>
    </w:p>
  </w:comment>
  <w:comment w:id="4" w:author="Wenk, Jonathan F." w:date="2021-03-15T14:50:00Z" w:initials="WJF">
    <w:p w14:paraId="12A4B7EE" w14:textId="7C94A43F" w:rsidR="00431239" w:rsidRDefault="00431239">
      <w:pPr>
        <w:pStyle w:val="CommentText"/>
      </w:pPr>
      <w:r>
        <w:rPr>
          <w:rStyle w:val="CommentReference"/>
        </w:rPr>
        <w:annotationRef/>
      </w:r>
      <w:r>
        <w:t>This feels a bit vague. Do you want to show the equation for this?</w:t>
      </w:r>
    </w:p>
  </w:comment>
  <w:comment w:id="5" w:author="Sharifi, Hossein" w:date="2021-04-21T12:05:00Z" w:initials="SH">
    <w:p w14:paraId="20C796AF" w14:textId="2746EDA4" w:rsidR="00431239" w:rsidRDefault="00431239">
      <w:pPr>
        <w:pStyle w:val="CommentText"/>
      </w:pPr>
      <w:r>
        <w:rPr>
          <w:rStyle w:val="CommentReference"/>
        </w:rPr>
        <w:annotationRef/>
      </w:r>
      <w:r>
        <w:t>Agree, Equation 4 is shown.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7904E0" w15:done="0"/>
  <w15:commentEx w15:paraId="3BDC2FFD" w15:paraIdParent="5A7904E0" w15:done="0"/>
  <w15:commentEx w15:paraId="281A0D18" w15:done="0"/>
  <w15:commentEx w15:paraId="12F0608D" w15:paraIdParent="281A0D18" w15:done="0"/>
  <w15:commentEx w15:paraId="12A4B7EE" w15:done="0"/>
  <w15:commentEx w15:paraId="20C796AF" w15:paraIdParent="12A4B7E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A0EC3" w16cex:dateUtc="2021-03-15T20:50:00Z"/>
  <w16cex:commentExtensible w16cex:durableId="2427C023" w16cex:dateUtc="2021-04-19T12:38:00Z"/>
  <w16cex:commentExtensible w16cex:durableId="23F9F28A" w16cex:dateUtc="2021-03-15T18:49:00Z"/>
  <w16cex:commentExtensible w16cex:durableId="242D74CF" w16cex:dateUtc="2021-04-23T20:31:00Z"/>
  <w16cex:commentExtensible w16cex:durableId="23F9F2CE" w16cex:dateUtc="2021-03-15T18:50:00Z"/>
  <w16cex:commentExtensible w16cex:durableId="242A93A3" w16cex:dateUtc="2021-04-21T16: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7904E0" w16cid:durableId="23FA0EC3"/>
  <w16cid:commentId w16cid:paraId="3BDC2FFD" w16cid:durableId="2427C023"/>
  <w16cid:commentId w16cid:paraId="281A0D18" w16cid:durableId="23F9F28A"/>
  <w16cid:commentId w16cid:paraId="12F0608D" w16cid:durableId="242D74CF"/>
  <w16cid:commentId w16cid:paraId="12A4B7EE" w16cid:durableId="23F9F2CE"/>
  <w16cid:commentId w16cid:paraId="20C796AF" w16cid:durableId="242A93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5E236" w14:textId="77777777" w:rsidR="00F149DB" w:rsidRDefault="00F149DB" w:rsidP="00C97C6A">
      <w:r>
        <w:separator/>
      </w:r>
    </w:p>
  </w:endnote>
  <w:endnote w:type="continuationSeparator" w:id="0">
    <w:p w14:paraId="2EA951EF" w14:textId="77777777" w:rsidR="00F149DB" w:rsidRDefault="00F149DB" w:rsidP="00C97C6A">
      <w:r>
        <w:continuationSeparator/>
      </w:r>
    </w:p>
  </w:endnote>
  <w:endnote w:type="continuationNotice" w:id="1">
    <w:p w14:paraId="47A5683D" w14:textId="77777777" w:rsidR="00F149DB" w:rsidRDefault="00F149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10821792"/>
      <w:docPartObj>
        <w:docPartGallery w:val="Page Numbers (Bottom of Page)"/>
        <w:docPartUnique/>
      </w:docPartObj>
    </w:sdtPr>
    <w:sdtEndPr>
      <w:rPr>
        <w:rStyle w:val="PageNumber"/>
      </w:rPr>
    </w:sdtEndPr>
    <w:sdtContent>
      <w:p w14:paraId="145E7ED3" w14:textId="64A2C214" w:rsidR="00431239" w:rsidRDefault="00431239" w:rsidP="00FA1A3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0082ACB" w14:textId="77777777" w:rsidR="00431239" w:rsidRDefault="00431239" w:rsidP="006F4CA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1331824"/>
      <w:docPartObj>
        <w:docPartGallery w:val="Page Numbers (Bottom of Page)"/>
        <w:docPartUnique/>
      </w:docPartObj>
    </w:sdtPr>
    <w:sdtEndPr>
      <w:rPr>
        <w:rStyle w:val="PageNumber"/>
      </w:rPr>
    </w:sdtEndPr>
    <w:sdtContent>
      <w:p w14:paraId="4E40FE20" w14:textId="7F650D10" w:rsidR="00431239" w:rsidRDefault="00431239" w:rsidP="00FA1A3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24C901B" w14:textId="77777777" w:rsidR="00431239" w:rsidRDefault="00431239" w:rsidP="006F4CA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D6D54" w14:textId="77777777" w:rsidR="00F149DB" w:rsidRDefault="00F149DB" w:rsidP="00C97C6A">
      <w:r>
        <w:separator/>
      </w:r>
    </w:p>
  </w:footnote>
  <w:footnote w:type="continuationSeparator" w:id="0">
    <w:p w14:paraId="3BBCBECB" w14:textId="77777777" w:rsidR="00F149DB" w:rsidRDefault="00F149DB" w:rsidP="00C97C6A">
      <w:r>
        <w:continuationSeparator/>
      </w:r>
    </w:p>
  </w:footnote>
  <w:footnote w:type="continuationNotice" w:id="1">
    <w:p w14:paraId="63D63619" w14:textId="77777777" w:rsidR="00F149DB" w:rsidRDefault="00F149D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A702F4"/>
    <w:multiLevelType w:val="hybridMultilevel"/>
    <w:tmpl w:val="013008FC"/>
    <w:lvl w:ilvl="0" w:tplc="C9FEBD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EA4CC7"/>
    <w:multiLevelType w:val="hybridMultilevel"/>
    <w:tmpl w:val="514E73A2"/>
    <w:lvl w:ilvl="0" w:tplc="A7E8F8A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A87A3B"/>
    <w:multiLevelType w:val="hybridMultilevel"/>
    <w:tmpl w:val="0BC04566"/>
    <w:lvl w:ilvl="0" w:tplc="B590C5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551AF3"/>
    <w:multiLevelType w:val="hybridMultilevel"/>
    <w:tmpl w:val="C2C44C10"/>
    <w:lvl w:ilvl="0" w:tplc="B8D430F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enk, Jonathan F.">
    <w15:presenceInfo w15:providerId="AD" w15:userId="S::jfwe223@uky.edu::afa5f3a7-e2b7-4dba-a0ce-2006b3f98278"/>
  </w15:person>
  <w15:person w15:author="Sharifi, Hossein">
    <w15:presenceInfo w15:providerId="AD" w15:userId="S::hsh245@uky.edu::20a32e42-02e9-4b7a-878f-9e266e3241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activeWritingStyle w:appName="MSWord" w:lang="en-US" w:vendorID="64" w:dllVersion="0" w:nlCheck="1" w:checkStyle="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rxfwr5p1pszwee29srxx9d1zz9v0vrxtwp0&quot;&gt;stress_driven_growth_PyMyoVent&lt;record-ids&gt;&lt;item&gt;1&lt;/item&gt;&lt;item&gt;2&lt;/item&gt;&lt;item&gt;3&lt;/item&gt;&lt;item&gt;4&lt;/item&gt;&lt;item&gt;5&lt;/item&gt;&lt;item&gt;8&lt;/item&gt;&lt;item&gt;9&lt;/item&gt;&lt;item&gt;11&lt;/item&gt;&lt;item&gt;12&lt;/item&gt;&lt;item&gt;13&lt;/item&gt;&lt;item&gt;14&lt;/item&gt;&lt;item&gt;15&lt;/item&gt;&lt;item&gt;16&lt;/item&gt;&lt;item&gt;17&lt;/item&gt;&lt;item&gt;18&lt;/item&gt;&lt;item&gt;19&lt;/item&gt;&lt;item&gt;20&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4&lt;/item&gt;&lt;item&gt;53&lt;/item&gt;&lt;item&gt;54&lt;/item&gt;&lt;item&gt;55&lt;/item&gt;&lt;item&gt;57&lt;/item&gt;&lt;item&gt;59&lt;/item&gt;&lt;item&gt;61&lt;/item&gt;&lt;item&gt;62&lt;/item&gt;&lt;item&gt;63&lt;/item&gt;&lt;item&gt;64&lt;/item&gt;&lt;item&gt;65&lt;/item&gt;&lt;item&gt;66&lt;/item&gt;&lt;item&gt;69&lt;/item&gt;&lt;item&gt;70&lt;/item&gt;&lt;item&gt;71&lt;/item&gt;&lt;item&gt;72&lt;/item&gt;&lt;item&gt;73&lt;/item&gt;&lt;item&gt;74&lt;/item&gt;&lt;item&gt;75&lt;/item&gt;&lt;item&gt;76&lt;/item&gt;&lt;item&gt;77&lt;/item&gt;&lt;item&gt;78&lt;/item&gt;&lt;item&gt;81&lt;/item&gt;&lt;item&gt;82&lt;/item&gt;&lt;item&gt;83&lt;/item&gt;&lt;item&gt;84&lt;/item&gt;&lt;item&gt;85&lt;/item&gt;&lt;item&gt;86&lt;/item&gt;&lt;item&gt;87&lt;/item&gt;&lt;item&gt;88&lt;/item&gt;&lt;item&gt;89&lt;/item&gt;&lt;item&gt;90&lt;/item&gt;&lt;item&gt;91&lt;/item&gt;&lt;item&gt;92&lt;/item&gt;&lt;item&gt;93&lt;/item&gt;&lt;item&gt;95&lt;/item&gt;&lt;item&gt;96&lt;/item&gt;&lt;item&gt;97&lt;/item&gt;&lt;item&gt;98&lt;/item&gt;&lt;item&gt;99&lt;/item&gt;&lt;item&gt;100&lt;/item&gt;&lt;/record-ids&gt;&lt;/item&gt;&lt;/Libraries&gt;"/>
  </w:docVars>
  <w:rsids>
    <w:rsidRoot w:val="00486BD4"/>
    <w:rsid w:val="000000CB"/>
    <w:rsid w:val="0000012C"/>
    <w:rsid w:val="000009E1"/>
    <w:rsid w:val="00001CFA"/>
    <w:rsid w:val="000024EA"/>
    <w:rsid w:val="0000263A"/>
    <w:rsid w:val="00003057"/>
    <w:rsid w:val="000030A7"/>
    <w:rsid w:val="00004F18"/>
    <w:rsid w:val="00006AB3"/>
    <w:rsid w:val="000076E0"/>
    <w:rsid w:val="00010B5E"/>
    <w:rsid w:val="00010D32"/>
    <w:rsid w:val="00010FFB"/>
    <w:rsid w:val="0001157C"/>
    <w:rsid w:val="00011B2E"/>
    <w:rsid w:val="0001252C"/>
    <w:rsid w:val="00012A34"/>
    <w:rsid w:val="00012C3B"/>
    <w:rsid w:val="00012FB6"/>
    <w:rsid w:val="000135D7"/>
    <w:rsid w:val="0001362E"/>
    <w:rsid w:val="00013712"/>
    <w:rsid w:val="0001376C"/>
    <w:rsid w:val="00013A0D"/>
    <w:rsid w:val="00013ED9"/>
    <w:rsid w:val="00014132"/>
    <w:rsid w:val="00014544"/>
    <w:rsid w:val="0001513A"/>
    <w:rsid w:val="000165D0"/>
    <w:rsid w:val="00016DB4"/>
    <w:rsid w:val="000172EB"/>
    <w:rsid w:val="00017304"/>
    <w:rsid w:val="00017914"/>
    <w:rsid w:val="00017AF8"/>
    <w:rsid w:val="000219CA"/>
    <w:rsid w:val="00022163"/>
    <w:rsid w:val="00022854"/>
    <w:rsid w:val="00022CE7"/>
    <w:rsid w:val="000237B8"/>
    <w:rsid w:val="00024112"/>
    <w:rsid w:val="000241A6"/>
    <w:rsid w:val="000242A2"/>
    <w:rsid w:val="00024FA2"/>
    <w:rsid w:val="0002538A"/>
    <w:rsid w:val="0002544D"/>
    <w:rsid w:val="00025A1E"/>
    <w:rsid w:val="00025A69"/>
    <w:rsid w:val="00025E2B"/>
    <w:rsid w:val="0002624C"/>
    <w:rsid w:val="00026491"/>
    <w:rsid w:val="0002657F"/>
    <w:rsid w:val="00026AB0"/>
    <w:rsid w:val="0002702D"/>
    <w:rsid w:val="00027BB2"/>
    <w:rsid w:val="00030825"/>
    <w:rsid w:val="00030CF8"/>
    <w:rsid w:val="00032C94"/>
    <w:rsid w:val="00032CB1"/>
    <w:rsid w:val="0003370E"/>
    <w:rsid w:val="00033885"/>
    <w:rsid w:val="00033D5F"/>
    <w:rsid w:val="000351B6"/>
    <w:rsid w:val="00035DEE"/>
    <w:rsid w:val="00035ED8"/>
    <w:rsid w:val="000363F5"/>
    <w:rsid w:val="00040B90"/>
    <w:rsid w:val="00040F4C"/>
    <w:rsid w:val="00042EFD"/>
    <w:rsid w:val="00043B45"/>
    <w:rsid w:val="0004440D"/>
    <w:rsid w:val="000447DC"/>
    <w:rsid w:val="00044BEC"/>
    <w:rsid w:val="00044D72"/>
    <w:rsid w:val="00044FDA"/>
    <w:rsid w:val="00045152"/>
    <w:rsid w:val="00045A27"/>
    <w:rsid w:val="00046272"/>
    <w:rsid w:val="00046733"/>
    <w:rsid w:val="00046EF5"/>
    <w:rsid w:val="00047195"/>
    <w:rsid w:val="000479DC"/>
    <w:rsid w:val="00047A08"/>
    <w:rsid w:val="00047B16"/>
    <w:rsid w:val="00047BFE"/>
    <w:rsid w:val="00047C72"/>
    <w:rsid w:val="00047DBC"/>
    <w:rsid w:val="00050755"/>
    <w:rsid w:val="00051FEA"/>
    <w:rsid w:val="000524D1"/>
    <w:rsid w:val="000535CE"/>
    <w:rsid w:val="00053AF0"/>
    <w:rsid w:val="00054320"/>
    <w:rsid w:val="00054C98"/>
    <w:rsid w:val="00056EE6"/>
    <w:rsid w:val="000570D8"/>
    <w:rsid w:val="000618FA"/>
    <w:rsid w:val="00062C73"/>
    <w:rsid w:val="000635EE"/>
    <w:rsid w:val="000643BE"/>
    <w:rsid w:val="00064436"/>
    <w:rsid w:val="00064B6E"/>
    <w:rsid w:val="000657FE"/>
    <w:rsid w:val="00066439"/>
    <w:rsid w:val="000670DA"/>
    <w:rsid w:val="0006787F"/>
    <w:rsid w:val="00070370"/>
    <w:rsid w:val="0007039D"/>
    <w:rsid w:val="00070868"/>
    <w:rsid w:val="000713C2"/>
    <w:rsid w:val="00072CAC"/>
    <w:rsid w:val="000730AF"/>
    <w:rsid w:val="000734E3"/>
    <w:rsid w:val="00073804"/>
    <w:rsid w:val="00073F0A"/>
    <w:rsid w:val="000748E4"/>
    <w:rsid w:val="000756D8"/>
    <w:rsid w:val="00075FD5"/>
    <w:rsid w:val="00076561"/>
    <w:rsid w:val="00076FC1"/>
    <w:rsid w:val="000777E0"/>
    <w:rsid w:val="00080523"/>
    <w:rsid w:val="000809E3"/>
    <w:rsid w:val="00080B75"/>
    <w:rsid w:val="00080D39"/>
    <w:rsid w:val="000814BA"/>
    <w:rsid w:val="000816BD"/>
    <w:rsid w:val="000839DE"/>
    <w:rsid w:val="00084902"/>
    <w:rsid w:val="00085546"/>
    <w:rsid w:val="00086076"/>
    <w:rsid w:val="0008620F"/>
    <w:rsid w:val="00086302"/>
    <w:rsid w:val="00086F21"/>
    <w:rsid w:val="000879EF"/>
    <w:rsid w:val="000900C2"/>
    <w:rsid w:val="0009012D"/>
    <w:rsid w:val="00090D3A"/>
    <w:rsid w:val="00090E28"/>
    <w:rsid w:val="000911B7"/>
    <w:rsid w:val="000916ED"/>
    <w:rsid w:val="00091892"/>
    <w:rsid w:val="00091953"/>
    <w:rsid w:val="000931EE"/>
    <w:rsid w:val="00094C35"/>
    <w:rsid w:val="00094D31"/>
    <w:rsid w:val="000959B5"/>
    <w:rsid w:val="00095DE2"/>
    <w:rsid w:val="000971CF"/>
    <w:rsid w:val="00097994"/>
    <w:rsid w:val="000A090D"/>
    <w:rsid w:val="000A0A9D"/>
    <w:rsid w:val="000A0E12"/>
    <w:rsid w:val="000A1517"/>
    <w:rsid w:val="000A2500"/>
    <w:rsid w:val="000A37CC"/>
    <w:rsid w:val="000A416F"/>
    <w:rsid w:val="000A52B4"/>
    <w:rsid w:val="000A5801"/>
    <w:rsid w:val="000A5D6E"/>
    <w:rsid w:val="000A5EE4"/>
    <w:rsid w:val="000A650F"/>
    <w:rsid w:val="000A6BF1"/>
    <w:rsid w:val="000A7167"/>
    <w:rsid w:val="000A7C8B"/>
    <w:rsid w:val="000B0139"/>
    <w:rsid w:val="000B0D97"/>
    <w:rsid w:val="000B23AF"/>
    <w:rsid w:val="000B2C2A"/>
    <w:rsid w:val="000B301C"/>
    <w:rsid w:val="000B30FD"/>
    <w:rsid w:val="000B4396"/>
    <w:rsid w:val="000B5D3E"/>
    <w:rsid w:val="000B5DBD"/>
    <w:rsid w:val="000B60A6"/>
    <w:rsid w:val="000B6280"/>
    <w:rsid w:val="000B69A0"/>
    <w:rsid w:val="000B6D2A"/>
    <w:rsid w:val="000B7417"/>
    <w:rsid w:val="000C06AF"/>
    <w:rsid w:val="000C06E2"/>
    <w:rsid w:val="000C1266"/>
    <w:rsid w:val="000C14B7"/>
    <w:rsid w:val="000C1516"/>
    <w:rsid w:val="000C152E"/>
    <w:rsid w:val="000C24CB"/>
    <w:rsid w:val="000C2FB6"/>
    <w:rsid w:val="000C31F8"/>
    <w:rsid w:val="000C3ADB"/>
    <w:rsid w:val="000C4249"/>
    <w:rsid w:val="000C4CC6"/>
    <w:rsid w:val="000C4DEA"/>
    <w:rsid w:val="000C597C"/>
    <w:rsid w:val="000C5B9E"/>
    <w:rsid w:val="000C656B"/>
    <w:rsid w:val="000C7956"/>
    <w:rsid w:val="000C7A8D"/>
    <w:rsid w:val="000D12A8"/>
    <w:rsid w:val="000D2647"/>
    <w:rsid w:val="000D3227"/>
    <w:rsid w:val="000D3712"/>
    <w:rsid w:val="000D383D"/>
    <w:rsid w:val="000D3F50"/>
    <w:rsid w:val="000D4199"/>
    <w:rsid w:val="000D4317"/>
    <w:rsid w:val="000D619D"/>
    <w:rsid w:val="000D644F"/>
    <w:rsid w:val="000D7903"/>
    <w:rsid w:val="000D7B81"/>
    <w:rsid w:val="000E0426"/>
    <w:rsid w:val="000E068C"/>
    <w:rsid w:val="000E1193"/>
    <w:rsid w:val="000E12EE"/>
    <w:rsid w:val="000E179F"/>
    <w:rsid w:val="000E18E6"/>
    <w:rsid w:val="000E20EA"/>
    <w:rsid w:val="000E2AC4"/>
    <w:rsid w:val="000E34C5"/>
    <w:rsid w:val="000E3D71"/>
    <w:rsid w:val="000E40DB"/>
    <w:rsid w:val="000E5014"/>
    <w:rsid w:val="000E5709"/>
    <w:rsid w:val="000E57AC"/>
    <w:rsid w:val="000E615F"/>
    <w:rsid w:val="000E6726"/>
    <w:rsid w:val="000E6E79"/>
    <w:rsid w:val="000E7751"/>
    <w:rsid w:val="000E7CEB"/>
    <w:rsid w:val="000F0A2F"/>
    <w:rsid w:val="000F11AC"/>
    <w:rsid w:val="000F13B7"/>
    <w:rsid w:val="000F16D0"/>
    <w:rsid w:val="000F2963"/>
    <w:rsid w:val="000F3612"/>
    <w:rsid w:val="000F3948"/>
    <w:rsid w:val="000F416A"/>
    <w:rsid w:val="000F5330"/>
    <w:rsid w:val="000F537A"/>
    <w:rsid w:val="000F56F3"/>
    <w:rsid w:val="000F601C"/>
    <w:rsid w:val="000F6467"/>
    <w:rsid w:val="000F6968"/>
    <w:rsid w:val="000F6A25"/>
    <w:rsid w:val="000F7200"/>
    <w:rsid w:val="000F7375"/>
    <w:rsid w:val="000F7AC8"/>
    <w:rsid w:val="000F7E7F"/>
    <w:rsid w:val="00100B12"/>
    <w:rsid w:val="00101230"/>
    <w:rsid w:val="001014CE"/>
    <w:rsid w:val="001020FA"/>
    <w:rsid w:val="00102F3E"/>
    <w:rsid w:val="00102F59"/>
    <w:rsid w:val="00102F62"/>
    <w:rsid w:val="00103495"/>
    <w:rsid w:val="0010410E"/>
    <w:rsid w:val="00104C51"/>
    <w:rsid w:val="00104CC3"/>
    <w:rsid w:val="001050E3"/>
    <w:rsid w:val="00105F38"/>
    <w:rsid w:val="0010647B"/>
    <w:rsid w:val="001064BC"/>
    <w:rsid w:val="001065DC"/>
    <w:rsid w:val="0010687A"/>
    <w:rsid w:val="00106C0E"/>
    <w:rsid w:val="00106CBC"/>
    <w:rsid w:val="00107D08"/>
    <w:rsid w:val="001100BC"/>
    <w:rsid w:val="001106B1"/>
    <w:rsid w:val="0011073F"/>
    <w:rsid w:val="00110E46"/>
    <w:rsid w:val="00110F4B"/>
    <w:rsid w:val="001121E8"/>
    <w:rsid w:val="001132EF"/>
    <w:rsid w:val="00113476"/>
    <w:rsid w:val="00114A60"/>
    <w:rsid w:val="00115BB3"/>
    <w:rsid w:val="0011616D"/>
    <w:rsid w:val="00116AD9"/>
    <w:rsid w:val="00117007"/>
    <w:rsid w:val="00117657"/>
    <w:rsid w:val="00117FB4"/>
    <w:rsid w:val="001205C5"/>
    <w:rsid w:val="00120682"/>
    <w:rsid w:val="0012217F"/>
    <w:rsid w:val="00122A3E"/>
    <w:rsid w:val="00123641"/>
    <w:rsid w:val="00123B13"/>
    <w:rsid w:val="00123D52"/>
    <w:rsid w:val="00124533"/>
    <w:rsid w:val="001246A3"/>
    <w:rsid w:val="00124B6F"/>
    <w:rsid w:val="00124D51"/>
    <w:rsid w:val="00125103"/>
    <w:rsid w:val="00125458"/>
    <w:rsid w:val="001259F7"/>
    <w:rsid w:val="00125FD7"/>
    <w:rsid w:val="00126232"/>
    <w:rsid w:val="00126288"/>
    <w:rsid w:val="001266AC"/>
    <w:rsid w:val="00126D57"/>
    <w:rsid w:val="00126D90"/>
    <w:rsid w:val="001305A9"/>
    <w:rsid w:val="001307E8"/>
    <w:rsid w:val="00130B6D"/>
    <w:rsid w:val="00130DFB"/>
    <w:rsid w:val="00130E71"/>
    <w:rsid w:val="001311E4"/>
    <w:rsid w:val="00131389"/>
    <w:rsid w:val="00131724"/>
    <w:rsid w:val="001326C2"/>
    <w:rsid w:val="00132F9C"/>
    <w:rsid w:val="0013313B"/>
    <w:rsid w:val="001334D1"/>
    <w:rsid w:val="00133A8C"/>
    <w:rsid w:val="00134279"/>
    <w:rsid w:val="00134612"/>
    <w:rsid w:val="00135306"/>
    <w:rsid w:val="00135BDA"/>
    <w:rsid w:val="00135D82"/>
    <w:rsid w:val="00137B0E"/>
    <w:rsid w:val="00137D5D"/>
    <w:rsid w:val="00137E1B"/>
    <w:rsid w:val="001411A0"/>
    <w:rsid w:val="0014178C"/>
    <w:rsid w:val="00141D33"/>
    <w:rsid w:val="00144338"/>
    <w:rsid w:val="00144A6F"/>
    <w:rsid w:val="00144C0D"/>
    <w:rsid w:val="001451AD"/>
    <w:rsid w:val="001470F5"/>
    <w:rsid w:val="00150DE1"/>
    <w:rsid w:val="00151332"/>
    <w:rsid w:val="00151AAC"/>
    <w:rsid w:val="00151C39"/>
    <w:rsid w:val="00152AE2"/>
    <w:rsid w:val="0015330C"/>
    <w:rsid w:val="00154D02"/>
    <w:rsid w:val="001559AE"/>
    <w:rsid w:val="00155EF0"/>
    <w:rsid w:val="00156897"/>
    <w:rsid w:val="00157B21"/>
    <w:rsid w:val="001602FE"/>
    <w:rsid w:val="00160D40"/>
    <w:rsid w:val="0016167C"/>
    <w:rsid w:val="00161976"/>
    <w:rsid w:val="00162463"/>
    <w:rsid w:val="0016262C"/>
    <w:rsid w:val="001634ED"/>
    <w:rsid w:val="00164A45"/>
    <w:rsid w:val="00165AA1"/>
    <w:rsid w:val="00165F62"/>
    <w:rsid w:val="00166B9F"/>
    <w:rsid w:val="001714DD"/>
    <w:rsid w:val="00172179"/>
    <w:rsid w:val="00172FE8"/>
    <w:rsid w:val="001731DB"/>
    <w:rsid w:val="00173210"/>
    <w:rsid w:val="00173A74"/>
    <w:rsid w:val="00173F73"/>
    <w:rsid w:val="00174955"/>
    <w:rsid w:val="00174FD6"/>
    <w:rsid w:val="00175096"/>
    <w:rsid w:val="00175290"/>
    <w:rsid w:val="00176876"/>
    <w:rsid w:val="0017695D"/>
    <w:rsid w:val="00176A7B"/>
    <w:rsid w:val="00177458"/>
    <w:rsid w:val="001778FB"/>
    <w:rsid w:val="001801AF"/>
    <w:rsid w:val="001822F8"/>
    <w:rsid w:val="001831D6"/>
    <w:rsid w:val="00183A08"/>
    <w:rsid w:val="00183D55"/>
    <w:rsid w:val="001841B1"/>
    <w:rsid w:val="00184B3E"/>
    <w:rsid w:val="001854D1"/>
    <w:rsid w:val="001855E8"/>
    <w:rsid w:val="00185A5C"/>
    <w:rsid w:val="001864BE"/>
    <w:rsid w:val="00186BA8"/>
    <w:rsid w:val="00186FB1"/>
    <w:rsid w:val="00187432"/>
    <w:rsid w:val="001877BE"/>
    <w:rsid w:val="0019089D"/>
    <w:rsid w:val="00192EB0"/>
    <w:rsid w:val="00195AEF"/>
    <w:rsid w:val="0019614B"/>
    <w:rsid w:val="00196830"/>
    <w:rsid w:val="001968B2"/>
    <w:rsid w:val="0019740F"/>
    <w:rsid w:val="0019768D"/>
    <w:rsid w:val="001A097E"/>
    <w:rsid w:val="001A0E68"/>
    <w:rsid w:val="001A0FB7"/>
    <w:rsid w:val="001A1255"/>
    <w:rsid w:val="001A1794"/>
    <w:rsid w:val="001A17E6"/>
    <w:rsid w:val="001A22B8"/>
    <w:rsid w:val="001A2CEB"/>
    <w:rsid w:val="001A334D"/>
    <w:rsid w:val="001A5EE3"/>
    <w:rsid w:val="001A6835"/>
    <w:rsid w:val="001A6B44"/>
    <w:rsid w:val="001A76EA"/>
    <w:rsid w:val="001B04B3"/>
    <w:rsid w:val="001B0972"/>
    <w:rsid w:val="001B11A1"/>
    <w:rsid w:val="001B16B8"/>
    <w:rsid w:val="001B1BC4"/>
    <w:rsid w:val="001B2651"/>
    <w:rsid w:val="001B28AA"/>
    <w:rsid w:val="001B2B9B"/>
    <w:rsid w:val="001B2BF3"/>
    <w:rsid w:val="001B33A8"/>
    <w:rsid w:val="001B52F1"/>
    <w:rsid w:val="001B5369"/>
    <w:rsid w:val="001B5DDF"/>
    <w:rsid w:val="001B6F27"/>
    <w:rsid w:val="001B73B0"/>
    <w:rsid w:val="001B75FB"/>
    <w:rsid w:val="001B76C3"/>
    <w:rsid w:val="001B7A4C"/>
    <w:rsid w:val="001B7DC4"/>
    <w:rsid w:val="001C00E9"/>
    <w:rsid w:val="001C0114"/>
    <w:rsid w:val="001C02B8"/>
    <w:rsid w:val="001C0A91"/>
    <w:rsid w:val="001C0F54"/>
    <w:rsid w:val="001C1B58"/>
    <w:rsid w:val="001C2870"/>
    <w:rsid w:val="001C2A3C"/>
    <w:rsid w:val="001C30E2"/>
    <w:rsid w:val="001C4029"/>
    <w:rsid w:val="001C4962"/>
    <w:rsid w:val="001C5334"/>
    <w:rsid w:val="001C59EA"/>
    <w:rsid w:val="001C6AC3"/>
    <w:rsid w:val="001C6C30"/>
    <w:rsid w:val="001C71ED"/>
    <w:rsid w:val="001C73A4"/>
    <w:rsid w:val="001D15C6"/>
    <w:rsid w:val="001D1C7C"/>
    <w:rsid w:val="001D2157"/>
    <w:rsid w:val="001D286A"/>
    <w:rsid w:val="001D2A8E"/>
    <w:rsid w:val="001D38F0"/>
    <w:rsid w:val="001D422D"/>
    <w:rsid w:val="001D5582"/>
    <w:rsid w:val="001D5E9B"/>
    <w:rsid w:val="001D62D4"/>
    <w:rsid w:val="001D664E"/>
    <w:rsid w:val="001D6C45"/>
    <w:rsid w:val="001E02A0"/>
    <w:rsid w:val="001E0817"/>
    <w:rsid w:val="001E0C19"/>
    <w:rsid w:val="001E1352"/>
    <w:rsid w:val="001E1745"/>
    <w:rsid w:val="001E3310"/>
    <w:rsid w:val="001E3CBB"/>
    <w:rsid w:val="001E3D34"/>
    <w:rsid w:val="001E4454"/>
    <w:rsid w:val="001E4F40"/>
    <w:rsid w:val="001E5167"/>
    <w:rsid w:val="001E5176"/>
    <w:rsid w:val="001E5819"/>
    <w:rsid w:val="001E5DC6"/>
    <w:rsid w:val="001E6547"/>
    <w:rsid w:val="001E719D"/>
    <w:rsid w:val="001E7881"/>
    <w:rsid w:val="001F063A"/>
    <w:rsid w:val="001F17D7"/>
    <w:rsid w:val="001F1A26"/>
    <w:rsid w:val="001F1DE9"/>
    <w:rsid w:val="001F2176"/>
    <w:rsid w:val="001F302A"/>
    <w:rsid w:val="001F3853"/>
    <w:rsid w:val="001F3E74"/>
    <w:rsid w:val="001F4B5D"/>
    <w:rsid w:val="001F70DD"/>
    <w:rsid w:val="001F75A6"/>
    <w:rsid w:val="00200819"/>
    <w:rsid w:val="002008E9"/>
    <w:rsid w:val="00201A5F"/>
    <w:rsid w:val="00202B00"/>
    <w:rsid w:val="00202EBD"/>
    <w:rsid w:val="00203A46"/>
    <w:rsid w:val="00204390"/>
    <w:rsid w:val="00204DC8"/>
    <w:rsid w:val="002055B4"/>
    <w:rsid w:val="00205BB3"/>
    <w:rsid w:val="00205C59"/>
    <w:rsid w:val="00205DD3"/>
    <w:rsid w:val="00205E67"/>
    <w:rsid w:val="00205F95"/>
    <w:rsid w:val="00205FB3"/>
    <w:rsid w:val="0020640A"/>
    <w:rsid w:val="00206FEF"/>
    <w:rsid w:val="00207BAD"/>
    <w:rsid w:val="00207C47"/>
    <w:rsid w:val="002100E6"/>
    <w:rsid w:val="00210D4A"/>
    <w:rsid w:val="002112B6"/>
    <w:rsid w:val="00211E66"/>
    <w:rsid w:val="0021249D"/>
    <w:rsid w:val="00213069"/>
    <w:rsid w:val="0021446D"/>
    <w:rsid w:val="002145D2"/>
    <w:rsid w:val="002146D0"/>
    <w:rsid w:val="0021514A"/>
    <w:rsid w:val="00215D8A"/>
    <w:rsid w:val="0021637D"/>
    <w:rsid w:val="002171E8"/>
    <w:rsid w:val="00217C63"/>
    <w:rsid w:val="00220A7E"/>
    <w:rsid w:val="00220C16"/>
    <w:rsid w:val="002210E5"/>
    <w:rsid w:val="00221532"/>
    <w:rsid w:val="00221F26"/>
    <w:rsid w:val="00223F1F"/>
    <w:rsid w:val="002255B9"/>
    <w:rsid w:val="00226D7C"/>
    <w:rsid w:val="002270EB"/>
    <w:rsid w:val="002270FD"/>
    <w:rsid w:val="00227E85"/>
    <w:rsid w:val="002303C4"/>
    <w:rsid w:val="0023160B"/>
    <w:rsid w:val="00231722"/>
    <w:rsid w:val="00231D38"/>
    <w:rsid w:val="0023237A"/>
    <w:rsid w:val="002326CF"/>
    <w:rsid w:val="002338CA"/>
    <w:rsid w:val="00233F7B"/>
    <w:rsid w:val="0023412D"/>
    <w:rsid w:val="00234D6F"/>
    <w:rsid w:val="00234D90"/>
    <w:rsid w:val="002351C2"/>
    <w:rsid w:val="002362F9"/>
    <w:rsid w:val="002363D7"/>
    <w:rsid w:val="002366EE"/>
    <w:rsid w:val="00236FAF"/>
    <w:rsid w:val="00237F1A"/>
    <w:rsid w:val="0024070F"/>
    <w:rsid w:val="002419FE"/>
    <w:rsid w:val="00241DB6"/>
    <w:rsid w:val="002432E8"/>
    <w:rsid w:val="0024356B"/>
    <w:rsid w:val="00244DB6"/>
    <w:rsid w:val="00244E5F"/>
    <w:rsid w:val="00245B82"/>
    <w:rsid w:val="0024649B"/>
    <w:rsid w:val="00246FFD"/>
    <w:rsid w:val="00246FFE"/>
    <w:rsid w:val="0024715B"/>
    <w:rsid w:val="002476B8"/>
    <w:rsid w:val="0025051E"/>
    <w:rsid w:val="00251BF0"/>
    <w:rsid w:val="00251C73"/>
    <w:rsid w:val="00253238"/>
    <w:rsid w:val="00253432"/>
    <w:rsid w:val="002537B3"/>
    <w:rsid w:val="00254AFD"/>
    <w:rsid w:val="00254F37"/>
    <w:rsid w:val="00254FDA"/>
    <w:rsid w:val="002552A9"/>
    <w:rsid w:val="002564B6"/>
    <w:rsid w:val="002569C3"/>
    <w:rsid w:val="00257423"/>
    <w:rsid w:val="002603FA"/>
    <w:rsid w:val="00260693"/>
    <w:rsid w:val="002606D8"/>
    <w:rsid w:val="00260ADB"/>
    <w:rsid w:val="00260B51"/>
    <w:rsid w:val="00262E23"/>
    <w:rsid w:val="00262FDF"/>
    <w:rsid w:val="002632FD"/>
    <w:rsid w:val="00264353"/>
    <w:rsid w:val="00264A65"/>
    <w:rsid w:val="00265362"/>
    <w:rsid w:val="002655DD"/>
    <w:rsid w:val="002658F5"/>
    <w:rsid w:val="00266EF1"/>
    <w:rsid w:val="00267BE7"/>
    <w:rsid w:val="00270E3C"/>
    <w:rsid w:val="002719D8"/>
    <w:rsid w:val="002729A0"/>
    <w:rsid w:val="00272B7F"/>
    <w:rsid w:val="00274CB1"/>
    <w:rsid w:val="00274CFA"/>
    <w:rsid w:val="00275B4E"/>
    <w:rsid w:val="002766A9"/>
    <w:rsid w:val="00276B34"/>
    <w:rsid w:val="00277910"/>
    <w:rsid w:val="00280A36"/>
    <w:rsid w:val="0028228B"/>
    <w:rsid w:val="00282951"/>
    <w:rsid w:val="00282D7F"/>
    <w:rsid w:val="00283A21"/>
    <w:rsid w:val="00283A70"/>
    <w:rsid w:val="00283F2E"/>
    <w:rsid w:val="002843DE"/>
    <w:rsid w:val="00284402"/>
    <w:rsid w:val="00284749"/>
    <w:rsid w:val="002867E6"/>
    <w:rsid w:val="00290EE6"/>
    <w:rsid w:val="00291EE4"/>
    <w:rsid w:val="00292735"/>
    <w:rsid w:val="002937A2"/>
    <w:rsid w:val="00293B99"/>
    <w:rsid w:val="00293D70"/>
    <w:rsid w:val="002945C7"/>
    <w:rsid w:val="00294F1A"/>
    <w:rsid w:val="0029510F"/>
    <w:rsid w:val="002952EF"/>
    <w:rsid w:val="002955B2"/>
    <w:rsid w:val="002957D9"/>
    <w:rsid w:val="002959AF"/>
    <w:rsid w:val="0029733B"/>
    <w:rsid w:val="0029751D"/>
    <w:rsid w:val="002A0B12"/>
    <w:rsid w:val="002A0C48"/>
    <w:rsid w:val="002A0DC9"/>
    <w:rsid w:val="002A1221"/>
    <w:rsid w:val="002A1650"/>
    <w:rsid w:val="002A1811"/>
    <w:rsid w:val="002A1B18"/>
    <w:rsid w:val="002A1C88"/>
    <w:rsid w:val="002A2DE7"/>
    <w:rsid w:val="002A2FD2"/>
    <w:rsid w:val="002A30FC"/>
    <w:rsid w:val="002A31A2"/>
    <w:rsid w:val="002A3655"/>
    <w:rsid w:val="002A3757"/>
    <w:rsid w:val="002A390B"/>
    <w:rsid w:val="002A3C5D"/>
    <w:rsid w:val="002A4F11"/>
    <w:rsid w:val="002A598F"/>
    <w:rsid w:val="002A5D85"/>
    <w:rsid w:val="002A6AE8"/>
    <w:rsid w:val="002A6B24"/>
    <w:rsid w:val="002A7540"/>
    <w:rsid w:val="002A7CB3"/>
    <w:rsid w:val="002B013C"/>
    <w:rsid w:val="002B0887"/>
    <w:rsid w:val="002B0BBF"/>
    <w:rsid w:val="002B102E"/>
    <w:rsid w:val="002B1FA4"/>
    <w:rsid w:val="002B2121"/>
    <w:rsid w:val="002B2466"/>
    <w:rsid w:val="002B2D3A"/>
    <w:rsid w:val="002B3442"/>
    <w:rsid w:val="002B38D9"/>
    <w:rsid w:val="002B4B08"/>
    <w:rsid w:val="002B51B5"/>
    <w:rsid w:val="002B5823"/>
    <w:rsid w:val="002B61C5"/>
    <w:rsid w:val="002B6FCF"/>
    <w:rsid w:val="002B712C"/>
    <w:rsid w:val="002B796D"/>
    <w:rsid w:val="002B7D63"/>
    <w:rsid w:val="002C1C6C"/>
    <w:rsid w:val="002C29AB"/>
    <w:rsid w:val="002C3155"/>
    <w:rsid w:val="002C4511"/>
    <w:rsid w:val="002C5897"/>
    <w:rsid w:val="002C5FEE"/>
    <w:rsid w:val="002C6CDA"/>
    <w:rsid w:val="002C6D85"/>
    <w:rsid w:val="002C6EA1"/>
    <w:rsid w:val="002C7126"/>
    <w:rsid w:val="002C73E6"/>
    <w:rsid w:val="002D0D0C"/>
    <w:rsid w:val="002D0D49"/>
    <w:rsid w:val="002D1B11"/>
    <w:rsid w:val="002D1C6C"/>
    <w:rsid w:val="002D2BF4"/>
    <w:rsid w:val="002D2F8C"/>
    <w:rsid w:val="002D3FAE"/>
    <w:rsid w:val="002D42BC"/>
    <w:rsid w:val="002D5E11"/>
    <w:rsid w:val="002D60ED"/>
    <w:rsid w:val="002D6BC9"/>
    <w:rsid w:val="002D6DE5"/>
    <w:rsid w:val="002D6FA5"/>
    <w:rsid w:val="002D712E"/>
    <w:rsid w:val="002D72F0"/>
    <w:rsid w:val="002E1F11"/>
    <w:rsid w:val="002E23BF"/>
    <w:rsid w:val="002E24E7"/>
    <w:rsid w:val="002E2611"/>
    <w:rsid w:val="002E2830"/>
    <w:rsid w:val="002E29DA"/>
    <w:rsid w:val="002E2D98"/>
    <w:rsid w:val="002E2EAA"/>
    <w:rsid w:val="002E348A"/>
    <w:rsid w:val="002E34F1"/>
    <w:rsid w:val="002E3B7D"/>
    <w:rsid w:val="002E40C8"/>
    <w:rsid w:val="002E4676"/>
    <w:rsid w:val="002E517E"/>
    <w:rsid w:val="002E5616"/>
    <w:rsid w:val="002E6B7F"/>
    <w:rsid w:val="002E739E"/>
    <w:rsid w:val="002E7ED5"/>
    <w:rsid w:val="002F037B"/>
    <w:rsid w:val="002F051E"/>
    <w:rsid w:val="002F366D"/>
    <w:rsid w:val="002F41CA"/>
    <w:rsid w:val="002F488F"/>
    <w:rsid w:val="002F48E5"/>
    <w:rsid w:val="002F4F66"/>
    <w:rsid w:val="002F5066"/>
    <w:rsid w:val="002F5CD7"/>
    <w:rsid w:val="002F6CA1"/>
    <w:rsid w:val="002F6CE8"/>
    <w:rsid w:val="002F6EB7"/>
    <w:rsid w:val="002F6FFF"/>
    <w:rsid w:val="002F72CA"/>
    <w:rsid w:val="002F7760"/>
    <w:rsid w:val="00300C20"/>
    <w:rsid w:val="00301618"/>
    <w:rsid w:val="003029EC"/>
    <w:rsid w:val="0030359B"/>
    <w:rsid w:val="00303F46"/>
    <w:rsid w:val="00304736"/>
    <w:rsid w:val="00304CF6"/>
    <w:rsid w:val="003056D8"/>
    <w:rsid w:val="003066D5"/>
    <w:rsid w:val="003073D8"/>
    <w:rsid w:val="00307547"/>
    <w:rsid w:val="003106E1"/>
    <w:rsid w:val="003119F8"/>
    <w:rsid w:val="00311F0F"/>
    <w:rsid w:val="00311FF2"/>
    <w:rsid w:val="00312CC2"/>
    <w:rsid w:val="00313139"/>
    <w:rsid w:val="0031356A"/>
    <w:rsid w:val="003140A0"/>
    <w:rsid w:val="00314C3B"/>
    <w:rsid w:val="00314DD0"/>
    <w:rsid w:val="00314F02"/>
    <w:rsid w:val="003152BD"/>
    <w:rsid w:val="00316DE6"/>
    <w:rsid w:val="003170B3"/>
    <w:rsid w:val="00317104"/>
    <w:rsid w:val="0031773F"/>
    <w:rsid w:val="00320E60"/>
    <w:rsid w:val="00320F1E"/>
    <w:rsid w:val="003219F2"/>
    <w:rsid w:val="00321E09"/>
    <w:rsid w:val="0032333B"/>
    <w:rsid w:val="0032341C"/>
    <w:rsid w:val="0032351F"/>
    <w:rsid w:val="0032510F"/>
    <w:rsid w:val="0032568D"/>
    <w:rsid w:val="00325B46"/>
    <w:rsid w:val="003262A9"/>
    <w:rsid w:val="0032748B"/>
    <w:rsid w:val="003301F7"/>
    <w:rsid w:val="00330521"/>
    <w:rsid w:val="003307DA"/>
    <w:rsid w:val="00331155"/>
    <w:rsid w:val="00331AE7"/>
    <w:rsid w:val="003327E7"/>
    <w:rsid w:val="003335E8"/>
    <w:rsid w:val="003336B8"/>
    <w:rsid w:val="003336E5"/>
    <w:rsid w:val="00333B37"/>
    <w:rsid w:val="00333B74"/>
    <w:rsid w:val="00333D81"/>
    <w:rsid w:val="003345F5"/>
    <w:rsid w:val="00334AB6"/>
    <w:rsid w:val="00334F41"/>
    <w:rsid w:val="003350FF"/>
    <w:rsid w:val="003356B4"/>
    <w:rsid w:val="0033648C"/>
    <w:rsid w:val="00336565"/>
    <w:rsid w:val="00336DE3"/>
    <w:rsid w:val="00337B03"/>
    <w:rsid w:val="00337FA3"/>
    <w:rsid w:val="0034061A"/>
    <w:rsid w:val="0034062F"/>
    <w:rsid w:val="00341BAE"/>
    <w:rsid w:val="00341E3E"/>
    <w:rsid w:val="00342BAF"/>
    <w:rsid w:val="003432B8"/>
    <w:rsid w:val="00343787"/>
    <w:rsid w:val="00343F1A"/>
    <w:rsid w:val="00345475"/>
    <w:rsid w:val="00345E6F"/>
    <w:rsid w:val="003508AE"/>
    <w:rsid w:val="00350954"/>
    <w:rsid w:val="00350F20"/>
    <w:rsid w:val="0035205D"/>
    <w:rsid w:val="0035207E"/>
    <w:rsid w:val="00352250"/>
    <w:rsid w:val="00352C6D"/>
    <w:rsid w:val="00354DAE"/>
    <w:rsid w:val="00355521"/>
    <w:rsid w:val="00355545"/>
    <w:rsid w:val="0035635B"/>
    <w:rsid w:val="003568BD"/>
    <w:rsid w:val="00356A15"/>
    <w:rsid w:val="00356C6A"/>
    <w:rsid w:val="00360949"/>
    <w:rsid w:val="003619C0"/>
    <w:rsid w:val="00362A66"/>
    <w:rsid w:val="0036356D"/>
    <w:rsid w:val="003651E5"/>
    <w:rsid w:val="003656C1"/>
    <w:rsid w:val="00365F46"/>
    <w:rsid w:val="0036760D"/>
    <w:rsid w:val="003677C7"/>
    <w:rsid w:val="00370047"/>
    <w:rsid w:val="00371281"/>
    <w:rsid w:val="00371920"/>
    <w:rsid w:val="00372821"/>
    <w:rsid w:val="00372C54"/>
    <w:rsid w:val="00373FE3"/>
    <w:rsid w:val="00374F40"/>
    <w:rsid w:val="003759B6"/>
    <w:rsid w:val="00376FA2"/>
    <w:rsid w:val="00380A50"/>
    <w:rsid w:val="00381E5D"/>
    <w:rsid w:val="00382344"/>
    <w:rsid w:val="00382B9B"/>
    <w:rsid w:val="00383446"/>
    <w:rsid w:val="0038397A"/>
    <w:rsid w:val="00383D27"/>
    <w:rsid w:val="00383DCA"/>
    <w:rsid w:val="00384358"/>
    <w:rsid w:val="00386877"/>
    <w:rsid w:val="003869F2"/>
    <w:rsid w:val="00386EF1"/>
    <w:rsid w:val="00387BAF"/>
    <w:rsid w:val="0039068F"/>
    <w:rsid w:val="00391D2B"/>
    <w:rsid w:val="00393065"/>
    <w:rsid w:val="0039392E"/>
    <w:rsid w:val="00394302"/>
    <w:rsid w:val="00395890"/>
    <w:rsid w:val="00396729"/>
    <w:rsid w:val="003A01A8"/>
    <w:rsid w:val="003A08E4"/>
    <w:rsid w:val="003A0B3B"/>
    <w:rsid w:val="003A1E1E"/>
    <w:rsid w:val="003A24E2"/>
    <w:rsid w:val="003A2786"/>
    <w:rsid w:val="003A2BD1"/>
    <w:rsid w:val="003A362B"/>
    <w:rsid w:val="003A3810"/>
    <w:rsid w:val="003A3F4C"/>
    <w:rsid w:val="003A49D2"/>
    <w:rsid w:val="003A5B0B"/>
    <w:rsid w:val="003A5B23"/>
    <w:rsid w:val="003A5D1A"/>
    <w:rsid w:val="003A6A7D"/>
    <w:rsid w:val="003A748B"/>
    <w:rsid w:val="003A779A"/>
    <w:rsid w:val="003B0071"/>
    <w:rsid w:val="003B0DF0"/>
    <w:rsid w:val="003B32FC"/>
    <w:rsid w:val="003B3AF6"/>
    <w:rsid w:val="003B43FD"/>
    <w:rsid w:val="003B4C91"/>
    <w:rsid w:val="003B4FC9"/>
    <w:rsid w:val="003B5468"/>
    <w:rsid w:val="003B7373"/>
    <w:rsid w:val="003B7D1C"/>
    <w:rsid w:val="003B7EAB"/>
    <w:rsid w:val="003C014D"/>
    <w:rsid w:val="003C0295"/>
    <w:rsid w:val="003C0FFF"/>
    <w:rsid w:val="003C135B"/>
    <w:rsid w:val="003C19A8"/>
    <w:rsid w:val="003C2770"/>
    <w:rsid w:val="003C2D24"/>
    <w:rsid w:val="003C304E"/>
    <w:rsid w:val="003C3703"/>
    <w:rsid w:val="003C37BB"/>
    <w:rsid w:val="003C40B0"/>
    <w:rsid w:val="003C51D4"/>
    <w:rsid w:val="003C55E1"/>
    <w:rsid w:val="003C5FC8"/>
    <w:rsid w:val="003C7BA6"/>
    <w:rsid w:val="003C7F3E"/>
    <w:rsid w:val="003D02DD"/>
    <w:rsid w:val="003D06AC"/>
    <w:rsid w:val="003D06FB"/>
    <w:rsid w:val="003D0CFD"/>
    <w:rsid w:val="003D340D"/>
    <w:rsid w:val="003D3CCB"/>
    <w:rsid w:val="003D3DF5"/>
    <w:rsid w:val="003D432D"/>
    <w:rsid w:val="003D47A3"/>
    <w:rsid w:val="003D600D"/>
    <w:rsid w:val="003D6C56"/>
    <w:rsid w:val="003D75C5"/>
    <w:rsid w:val="003E0173"/>
    <w:rsid w:val="003E0943"/>
    <w:rsid w:val="003E0CDA"/>
    <w:rsid w:val="003E22D1"/>
    <w:rsid w:val="003E322C"/>
    <w:rsid w:val="003E3D0E"/>
    <w:rsid w:val="003E4A53"/>
    <w:rsid w:val="003E4C92"/>
    <w:rsid w:val="003E631E"/>
    <w:rsid w:val="003E77F5"/>
    <w:rsid w:val="003F04A1"/>
    <w:rsid w:val="003F0716"/>
    <w:rsid w:val="003F08C4"/>
    <w:rsid w:val="003F0B98"/>
    <w:rsid w:val="003F2F4A"/>
    <w:rsid w:val="003F3A4B"/>
    <w:rsid w:val="003F3D2B"/>
    <w:rsid w:val="003F41CB"/>
    <w:rsid w:val="003F5759"/>
    <w:rsid w:val="003F61F3"/>
    <w:rsid w:val="003F6D4A"/>
    <w:rsid w:val="003F792D"/>
    <w:rsid w:val="0040002D"/>
    <w:rsid w:val="0040014A"/>
    <w:rsid w:val="00400EA0"/>
    <w:rsid w:val="004010FD"/>
    <w:rsid w:val="00401E03"/>
    <w:rsid w:val="00402AC1"/>
    <w:rsid w:val="00403030"/>
    <w:rsid w:val="004054F9"/>
    <w:rsid w:val="00407494"/>
    <w:rsid w:val="004079BD"/>
    <w:rsid w:val="00407E06"/>
    <w:rsid w:val="00410162"/>
    <w:rsid w:val="004102AC"/>
    <w:rsid w:val="00411B31"/>
    <w:rsid w:val="004125A3"/>
    <w:rsid w:val="004127D4"/>
    <w:rsid w:val="00413277"/>
    <w:rsid w:val="00413F75"/>
    <w:rsid w:val="00413FFB"/>
    <w:rsid w:val="0041424C"/>
    <w:rsid w:val="00414C8F"/>
    <w:rsid w:val="004154EF"/>
    <w:rsid w:val="00415A9B"/>
    <w:rsid w:val="00415ABC"/>
    <w:rsid w:val="00415D7B"/>
    <w:rsid w:val="00416640"/>
    <w:rsid w:val="00417125"/>
    <w:rsid w:val="004171A4"/>
    <w:rsid w:val="00417AE7"/>
    <w:rsid w:val="00417CBE"/>
    <w:rsid w:val="00420235"/>
    <w:rsid w:val="00420274"/>
    <w:rsid w:val="00421206"/>
    <w:rsid w:val="004212E9"/>
    <w:rsid w:val="00421F30"/>
    <w:rsid w:val="0042208E"/>
    <w:rsid w:val="004222DE"/>
    <w:rsid w:val="00422BF7"/>
    <w:rsid w:val="00422D2A"/>
    <w:rsid w:val="00422EFB"/>
    <w:rsid w:val="00422FA8"/>
    <w:rsid w:val="004234EA"/>
    <w:rsid w:val="00423528"/>
    <w:rsid w:val="00424987"/>
    <w:rsid w:val="00425538"/>
    <w:rsid w:val="004267A2"/>
    <w:rsid w:val="004267AD"/>
    <w:rsid w:val="00426857"/>
    <w:rsid w:val="00426D25"/>
    <w:rsid w:val="00426D44"/>
    <w:rsid w:val="00426DB6"/>
    <w:rsid w:val="0042709D"/>
    <w:rsid w:val="004272D9"/>
    <w:rsid w:val="00427A69"/>
    <w:rsid w:val="00430D25"/>
    <w:rsid w:val="00431239"/>
    <w:rsid w:val="00431EC1"/>
    <w:rsid w:val="00432357"/>
    <w:rsid w:val="00432966"/>
    <w:rsid w:val="00432ED2"/>
    <w:rsid w:val="004332D5"/>
    <w:rsid w:val="004338E8"/>
    <w:rsid w:val="00433F3E"/>
    <w:rsid w:val="00434097"/>
    <w:rsid w:val="004356BE"/>
    <w:rsid w:val="00435D3E"/>
    <w:rsid w:val="0043692B"/>
    <w:rsid w:val="00436B21"/>
    <w:rsid w:val="00436C4D"/>
    <w:rsid w:val="0043745C"/>
    <w:rsid w:val="00437546"/>
    <w:rsid w:val="004404F5"/>
    <w:rsid w:val="00441183"/>
    <w:rsid w:val="0044190E"/>
    <w:rsid w:val="004421CF"/>
    <w:rsid w:val="00442C81"/>
    <w:rsid w:val="00442D01"/>
    <w:rsid w:val="004432FB"/>
    <w:rsid w:val="00443D32"/>
    <w:rsid w:val="00444625"/>
    <w:rsid w:val="00444BC8"/>
    <w:rsid w:val="00445005"/>
    <w:rsid w:val="00445EFF"/>
    <w:rsid w:val="00447127"/>
    <w:rsid w:val="00450E65"/>
    <w:rsid w:val="00451682"/>
    <w:rsid w:val="004519D9"/>
    <w:rsid w:val="00452E89"/>
    <w:rsid w:val="00452EDA"/>
    <w:rsid w:val="00453375"/>
    <w:rsid w:val="00453431"/>
    <w:rsid w:val="004538EE"/>
    <w:rsid w:val="004552C1"/>
    <w:rsid w:val="0045588E"/>
    <w:rsid w:val="00455DEB"/>
    <w:rsid w:val="00456397"/>
    <w:rsid w:val="004569D3"/>
    <w:rsid w:val="0045795F"/>
    <w:rsid w:val="00457A73"/>
    <w:rsid w:val="00460BD8"/>
    <w:rsid w:val="00461EFB"/>
    <w:rsid w:val="00462686"/>
    <w:rsid w:val="0046273A"/>
    <w:rsid w:val="00462AF2"/>
    <w:rsid w:val="00462D54"/>
    <w:rsid w:val="0046304E"/>
    <w:rsid w:val="004636BD"/>
    <w:rsid w:val="0046388B"/>
    <w:rsid w:val="00463C86"/>
    <w:rsid w:val="0046427B"/>
    <w:rsid w:val="00464DAF"/>
    <w:rsid w:val="00465B90"/>
    <w:rsid w:val="00465DA8"/>
    <w:rsid w:val="00466795"/>
    <w:rsid w:val="00466F2E"/>
    <w:rsid w:val="004670F6"/>
    <w:rsid w:val="004672FE"/>
    <w:rsid w:val="00467566"/>
    <w:rsid w:val="004676F2"/>
    <w:rsid w:val="004707F2"/>
    <w:rsid w:val="00471EA7"/>
    <w:rsid w:val="00472262"/>
    <w:rsid w:val="0047236F"/>
    <w:rsid w:val="00472A56"/>
    <w:rsid w:val="00472DDF"/>
    <w:rsid w:val="0047330B"/>
    <w:rsid w:val="00473379"/>
    <w:rsid w:val="004736DC"/>
    <w:rsid w:val="00473728"/>
    <w:rsid w:val="004739CB"/>
    <w:rsid w:val="0047777D"/>
    <w:rsid w:val="00477878"/>
    <w:rsid w:val="00477967"/>
    <w:rsid w:val="00477AB1"/>
    <w:rsid w:val="0048113A"/>
    <w:rsid w:val="00481D26"/>
    <w:rsid w:val="004820F0"/>
    <w:rsid w:val="00482366"/>
    <w:rsid w:val="00482465"/>
    <w:rsid w:val="00482D13"/>
    <w:rsid w:val="00482E38"/>
    <w:rsid w:val="00483E2D"/>
    <w:rsid w:val="00484AFA"/>
    <w:rsid w:val="00485198"/>
    <w:rsid w:val="004857F4"/>
    <w:rsid w:val="00486274"/>
    <w:rsid w:val="004868DF"/>
    <w:rsid w:val="00486B79"/>
    <w:rsid w:val="00486BD4"/>
    <w:rsid w:val="0048730F"/>
    <w:rsid w:val="00487339"/>
    <w:rsid w:val="0048757B"/>
    <w:rsid w:val="0049005B"/>
    <w:rsid w:val="00491574"/>
    <w:rsid w:val="00492139"/>
    <w:rsid w:val="004923C0"/>
    <w:rsid w:val="00492500"/>
    <w:rsid w:val="00492644"/>
    <w:rsid w:val="0049283B"/>
    <w:rsid w:val="004931A0"/>
    <w:rsid w:val="004931F6"/>
    <w:rsid w:val="0049362F"/>
    <w:rsid w:val="004945C6"/>
    <w:rsid w:val="00495170"/>
    <w:rsid w:val="0049549D"/>
    <w:rsid w:val="00496139"/>
    <w:rsid w:val="004963DE"/>
    <w:rsid w:val="00496571"/>
    <w:rsid w:val="004969CF"/>
    <w:rsid w:val="00497326"/>
    <w:rsid w:val="00497B94"/>
    <w:rsid w:val="004A0A30"/>
    <w:rsid w:val="004A13DE"/>
    <w:rsid w:val="004A2E3F"/>
    <w:rsid w:val="004A304E"/>
    <w:rsid w:val="004A3090"/>
    <w:rsid w:val="004A3794"/>
    <w:rsid w:val="004A3932"/>
    <w:rsid w:val="004A45F0"/>
    <w:rsid w:val="004A5FC8"/>
    <w:rsid w:val="004A6253"/>
    <w:rsid w:val="004A6827"/>
    <w:rsid w:val="004A6A15"/>
    <w:rsid w:val="004A6A4E"/>
    <w:rsid w:val="004A6C0A"/>
    <w:rsid w:val="004A6FC6"/>
    <w:rsid w:val="004A7882"/>
    <w:rsid w:val="004B0011"/>
    <w:rsid w:val="004B033B"/>
    <w:rsid w:val="004B08EC"/>
    <w:rsid w:val="004B138A"/>
    <w:rsid w:val="004B183F"/>
    <w:rsid w:val="004B1CB8"/>
    <w:rsid w:val="004B4DBF"/>
    <w:rsid w:val="004B4FDD"/>
    <w:rsid w:val="004B50CD"/>
    <w:rsid w:val="004B5663"/>
    <w:rsid w:val="004B5698"/>
    <w:rsid w:val="004B627E"/>
    <w:rsid w:val="004B7F0A"/>
    <w:rsid w:val="004C04CD"/>
    <w:rsid w:val="004C06FB"/>
    <w:rsid w:val="004C07FF"/>
    <w:rsid w:val="004C1279"/>
    <w:rsid w:val="004C1DAF"/>
    <w:rsid w:val="004C24CE"/>
    <w:rsid w:val="004C33FD"/>
    <w:rsid w:val="004C349A"/>
    <w:rsid w:val="004C34DE"/>
    <w:rsid w:val="004C3612"/>
    <w:rsid w:val="004C3E2F"/>
    <w:rsid w:val="004C4E56"/>
    <w:rsid w:val="004C5037"/>
    <w:rsid w:val="004C53B7"/>
    <w:rsid w:val="004C5812"/>
    <w:rsid w:val="004C58C0"/>
    <w:rsid w:val="004C594E"/>
    <w:rsid w:val="004C6B15"/>
    <w:rsid w:val="004C767E"/>
    <w:rsid w:val="004C7BE8"/>
    <w:rsid w:val="004D0EF2"/>
    <w:rsid w:val="004D1BDC"/>
    <w:rsid w:val="004D27C3"/>
    <w:rsid w:val="004D48C0"/>
    <w:rsid w:val="004D4A0D"/>
    <w:rsid w:val="004D4BD6"/>
    <w:rsid w:val="004D51A6"/>
    <w:rsid w:val="004D5F00"/>
    <w:rsid w:val="004D79B8"/>
    <w:rsid w:val="004E0623"/>
    <w:rsid w:val="004E1C7D"/>
    <w:rsid w:val="004E20E7"/>
    <w:rsid w:val="004E2EFF"/>
    <w:rsid w:val="004E303F"/>
    <w:rsid w:val="004E3545"/>
    <w:rsid w:val="004E3FF1"/>
    <w:rsid w:val="004E51A4"/>
    <w:rsid w:val="004E5A44"/>
    <w:rsid w:val="004E71DE"/>
    <w:rsid w:val="004F01CC"/>
    <w:rsid w:val="004F1684"/>
    <w:rsid w:val="004F1766"/>
    <w:rsid w:val="004F1C4F"/>
    <w:rsid w:val="004F2105"/>
    <w:rsid w:val="004F22AA"/>
    <w:rsid w:val="004F2F72"/>
    <w:rsid w:val="004F399C"/>
    <w:rsid w:val="004F45B2"/>
    <w:rsid w:val="004F5008"/>
    <w:rsid w:val="004F5373"/>
    <w:rsid w:val="004F537B"/>
    <w:rsid w:val="004F5639"/>
    <w:rsid w:val="004F5B33"/>
    <w:rsid w:val="004F6C41"/>
    <w:rsid w:val="004F74BA"/>
    <w:rsid w:val="004F7CE2"/>
    <w:rsid w:val="00500A60"/>
    <w:rsid w:val="00500EF7"/>
    <w:rsid w:val="00501C36"/>
    <w:rsid w:val="0050262D"/>
    <w:rsid w:val="00502BA6"/>
    <w:rsid w:val="00502BAB"/>
    <w:rsid w:val="00505440"/>
    <w:rsid w:val="0050581A"/>
    <w:rsid w:val="005059C7"/>
    <w:rsid w:val="00506364"/>
    <w:rsid w:val="005065A0"/>
    <w:rsid w:val="00506973"/>
    <w:rsid w:val="00506BA8"/>
    <w:rsid w:val="00507952"/>
    <w:rsid w:val="00507E13"/>
    <w:rsid w:val="00510552"/>
    <w:rsid w:val="00510C0C"/>
    <w:rsid w:val="00511323"/>
    <w:rsid w:val="005119C9"/>
    <w:rsid w:val="005129C8"/>
    <w:rsid w:val="00512AE5"/>
    <w:rsid w:val="00513FB0"/>
    <w:rsid w:val="00514153"/>
    <w:rsid w:val="00514386"/>
    <w:rsid w:val="005146A2"/>
    <w:rsid w:val="00514AA1"/>
    <w:rsid w:val="0051582E"/>
    <w:rsid w:val="00515D87"/>
    <w:rsid w:val="005168BA"/>
    <w:rsid w:val="00517DBA"/>
    <w:rsid w:val="00520319"/>
    <w:rsid w:val="00520B36"/>
    <w:rsid w:val="00521554"/>
    <w:rsid w:val="0052177A"/>
    <w:rsid w:val="00521F55"/>
    <w:rsid w:val="00522283"/>
    <w:rsid w:val="00522410"/>
    <w:rsid w:val="00522996"/>
    <w:rsid w:val="00522E3E"/>
    <w:rsid w:val="00523BD1"/>
    <w:rsid w:val="0052473C"/>
    <w:rsid w:val="00524DF4"/>
    <w:rsid w:val="00525570"/>
    <w:rsid w:val="0052584B"/>
    <w:rsid w:val="00525895"/>
    <w:rsid w:val="00525908"/>
    <w:rsid w:val="00525BD1"/>
    <w:rsid w:val="00525D67"/>
    <w:rsid w:val="00525FA7"/>
    <w:rsid w:val="00526F9C"/>
    <w:rsid w:val="00527356"/>
    <w:rsid w:val="00527BC8"/>
    <w:rsid w:val="00527C46"/>
    <w:rsid w:val="00527F5D"/>
    <w:rsid w:val="00530A3C"/>
    <w:rsid w:val="00531119"/>
    <w:rsid w:val="0053116E"/>
    <w:rsid w:val="0053129E"/>
    <w:rsid w:val="005319B3"/>
    <w:rsid w:val="00531A4B"/>
    <w:rsid w:val="00531E4F"/>
    <w:rsid w:val="00532C25"/>
    <w:rsid w:val="00532CEC"/>
    <w:rsid w:val="0053362C"/>
    <w:rsid w:val="00533AC7"/>
    <w:rsid w:val="00533E4F"/>
    <w:rsid w:val="005347E8"/>
    <w:rsid w:val="0053481E"/>
    <w:rsid w:val="00536496"/>
    <w:rsid w:val="0053683A"/>
    <w:rsid w:val="005369D1"/>
    <w:rsid w:val="00537CE8"/>
    <w:rsid w:val="005405F9"/>
    <w:rsid w:val="00540DD1"/>
    <w:rsid w:val="005411EA"/>
    <w:rsid w:val="00541A15"/>
    <w:rsid w:val="005423A6"/>
    <w:rsid w:val="00542FAB"/>
    <w:rsid w:val="005437EA"/>
    <w:rsid w:val="005439B8"/>
    <w:rsid w:val="005441A4"/>
    <w:rsid w:val="005450C7"/>
    <w:rsid w:val="00545401"/>
    <w:rsid w:val="0054547D"/>
    <w:rsid w:val="005460C8"/>
    <w:rsid w:val="0054632A"/>
    <w:rsid w:val="005474F1"/>
    <w:rsid w:val="00550158"/>
    <w:rsid w:val="00550A5B"/>
    <w:rsid w:val="00550F40"/>
    <w:rsid w:val="00551439"/>
    <w:rsid w:val="00552721"/>
    <w:rsid w:val="00552D27"/>
    <w:rsid w:val="00555B9F"/>
    <w:rsid w:val="00555D67"/>
    <w:rsid w:val="00555F9D"/>
    <w:rsid w:val="00557F2F"/>
    <w:rsid w:val="00557F66"/>
    <w:rsid w:val="005603FD"/>
    <w:rsid w:val="00560765"/>
    <w:rsid w:val="00560843"/>
    <w:rsid w:val="00561AEC"/>
    <w:rsid w:val="00561B43"/>
    <w:rsid w:val="00561E96"/>
    <w:rsid w:val="005620EB"/>
    <w:rsid w:val="00564656"/>
    <w:rsid w:val="00564C3E"/>
    <w:rsid w:val="00564C9E"/>
    <w:rsid w:val="00564EA9"/>
    <w:rsid w:val="005650A5"/>
    <w:rsid w:val="00565136"/>
    <w:rsid w:val="0056537A"/>
    <w:rsid w:val="005659F9"/>
    <w:rsid w:val="00566C07"/>
    <w:rsid w:val="00567223"/>
    <w:rsid w:val="00570406"/>
    <w:rsid w:val="0057055A"/>
    <w:rsid w:val="00571411"/>
    <w:rsid w:val="005714B8"/>
    <w:rsid w:val="005719D8"/>
    <w:rsid w:val="00572896"/>
    <w:rsid w:val="005737C9"/>
    <w:rsid w:val="00575DD3"/>
    <w:rsid w:val="00575F1D"/>
    <w:rsid w:val="00576524"/>
    <w:rsid w:val="0057727C"/>
    <w:rsid w:val="00577378"/>
    <w:rsid w:val="00577ADF"/>
    <w:rsid w:val="00577EA7"/>
    <w:rsid w:val="00580E70"/>
    <w:rsid w:val="005812E4"/>
    <w:rsid w:val="0058347D"/>
    <w:rsid w:val="00584025"/>
    <w:rsid w:val="00584D92"/>
    <w:rsid w:val="00585507"/>
    <w:rsid w:val="005856C5"/>
    <w:rsid w:val="00585CF9"/>
    <w:rsid w:val="0058631B"/>
    <w:rsid w:val="00586CF1"/>
    <w:rsid w:val="00586D4A"/>
    <w:rsid w:val="00587D0B"/>
    <w:rsid w:val="00587F06"/>
    <w:rsid w:val="005909A3"/>
    <w:rsid w:val="00591229"/>
    <w:rsid w:val="005927AB"/>
    <w:rsid w:val="0059288F"/>
    <w:rsid w:val="00592ABF"/>
    <w:rsid w:val="005930F5"/>
    <w:rsid w:val="0059375A"/>
    <w:rsid w:val="0059482D"/>
    <w:rsid w:val="00594BDD"/>
    <w:rsid w:val="00595AED"/>
    <w:rsid w:val="00596B33"/>
    <w:rsid w:val="00596B85"/>
    <w:rsid w:val="00596BFA"/>
    <w:rsid w:val="005A03AC"/>
    <w:rsid w:val="005A0D74"/>
    <w:rsid w:val="005A0E09"/>
    <w:rsid w:val="005A14D7"/>
    <w:rsid w:val="005A1DB2"/>
    <w:rsid w:val="005A2FCE"/>
    <w:rsid w:val="005A3490"/>
    <w:rsid w:val="005A3508"/>
    <w:rsid w:val="005A3A30"/>
    <w:rsid w:val="005A474E"/>
    <w:rsid w:val="005A48FB"/>
    <w:rsid w:val="005A5D98"/>
    <w:rsid w:val="005A63D3"/>
    <w:rsid w:val="005A733E"/>
    <w:rsid w:val="005A7789"/>
    <w:rsid w:val="005B0953"/>
    <w:rsid w:val="005B122E"/>
    <w:rsid w:val="005B1752"/>
    <w:rsid w:val="005B35DD"/>
    <w:rsid w:val="005B3688"/>
    <w:rsid w:val="005B4207"/>
    <w:rsid w:val="005B4B36"/>
    <w:rsid w:val="005B4F05"/>
    <w:rsid w:val="005B6680"/>
    <w:rsid w:val="005B6710"/>
    <w:rsid w:val="005B7E53"/>
    <w:rsid w:val="005C08E7"/>
    <w:rsid w:val="005C15C0"/>
    <w:rsid w:val="005C19EA"/>
    <w:rsid w:val="005C24D4"/>
    <w:rsid w:val="005C3093"/>
    <w:rsid w:val="005C3DDD"/>
    <w:rsid w:val="005C4004"/>
    <w:rsid w:val="005C40FC"/>
    <w:rsid w:val="005C6501"/>
    <w:rsid w:val="005C6DF2"/>
    <w:rsid w:val="005C73CB"/>
    <w:rsid w:val="005D1B59"/>
    <w:rsid w:val="005D1F99"/>
    <w:rsid w:val="005D3BFF"/>
    <w:rsid w:val="005D3C7E"/>
    <w:rsid w:val="005D4025"/>
    <w:rsid w:val="005D4646"/>
    <w:rsid w:val="005D4BCB"/>
    <w:rsid w:val="005D52DA"/>
    <w:rsid w:val="005D5B53"/>
    <w:rsid w:val="005D5F98"/>
    <w:rsid w:val="005D620D"/>
    <w:rsid w:val="005D6277"/>
    <w:rsid w:val="005D6591"/>
    <w:rsid w:val="005D70FD"/>
    <w:rsid w:val="005D7ABA"/>
    <w:rsid w:val="005D7ED5"/>
    <w:rsid w:val="005E1100"/>
    <w:rsid w:val="005E270D"/>
    <w:rsid w:val="005E2E37"/>
    <w:rsid w:val="005E2E83"/>
    <w:rsid w:val="005E2EC1"/>
    <w:rsid w:val="005E34D8"/>
    <w:rsid w:val="005E35FD"/>
    <w:rsid w:val="005E3862"/>
    <w:rsid w:val="005E50EA"/>
    <w:rsid w:val="005E53E6"/>
    <w:rsid w:val="005E5B61"/>
    <w:rsid w:val="005E7F22"/>
    <w:rsid w:val="005F0981"/>
    <w:rsid w:val="005F16CC"/>
    <w:rsid w:val="005F171D"/>
    <w:rsid w:val="005F30AD"/>
    <w:rsid w:val="005F3527"/>
    <w:rsid w:val="005F44F2"/>
    <w:rsid w:val="005F5937"/>
    <w:rsid w:val="005F63A8"/>
    <w:rsid w:val="005F6B00"/>
    <w:rsid w:val="005F6BCF"/>
    <w:rsid w:val="005F717F"/>
    <w:rsid w:val="005F770D"/>
    <w:rsid w:val="005F7826"/>
    <w:rsid w:val="00601034"/>
    <w:rsid w:val="00602E4B"/>
    <w:rsid w:val="006031EA"/>
    <w:rsid w:val="006033A0"/>
    <w:rsid w:val="00607567"/>
    <w:rsid w:val="006077F1"/>
    <w:rsid w:val="006079C8"/>
    <w:rsid w:val="00607B0F"/>
    <w:rsid w:val="00610F8E"/>
    <w:rsid w:val="00611AC3"/>
    <w:rsid w:val="006122D3"/>
    <w:rsid w:val="006123DB"/>
    <w:rsid w:val="00612BB6"/>
    <w:rsid w:val="00612D63"/>
    <w:rsid w:val="0061381F"/>
    <w:rsid w:val="00613FDC"/>
    <w:rsid w:val="006149B2"/>
    <w:rsid w:val="00614D70"/>
    <w:rsid w:val="0061569C"/>
    <w:rsid w:val="00615852"/>
    <w:rsid w:val="00615DBD"/>
    <w:rsid w:val="00616B0C"/>
    <w:rsid w:val="00616E96"/>
    <w:rsid w:val="00617E75"/>
    <w:rsid w:val="006201DB"/>
    <w:rsid w:val="006215A1"/>
    <w:rsid w:val="00622B88"/>
    <w:rsid w:val="00623C6B"/>
    <w:rsid w:val="006241C5"/>
    <w:rsid w:val="00624897"/>
    <w:rsid w:val="00624C4F"/>
    <w:rsid w:val="00624F6E"/>
    <w:rsid w:val="00625B9B"/>
    <w:rsid w:val="00625FD2"/>
    <w:rsid w:val="00625FE5"/>
    <w:rsid w:val="006262BF"/>
    <w:rsid w:val="00626664"/>
    <w:rsid w:val="00626951"/>
    <w:rsid w:val="00626B27"/>
    <w:rsid w:val="006273A0"/>
    <w:rsid w:val="00627BA5"/>
    <w:rsid w:val="00630425"/>
    <w:rsid w:val="0063064D"/>
    <w:rsid w:val="0063091C"/>
    <w:rsid w:val="00630C59"/>
    <w:rsid w:val="0063173D"/>
    <w:rsid w:val="00631B1A"/>
    <w:rsid w:val="00631DA3"/>
    <w:rsid w:val="006320F6"/>
    <w:rsid w:val="006323A0"/>
    <w:rsid w:val="00632415"/>
    <w:rsid w:val="00632A3F"/>
    <w:rsid w:val="00632AD5"/>
    <w:rsid w:val="0063338E"/>
    <w:rsid w:val="006333E6"/>
    <w:rsid w:val="00633FD4"/>
    <w:rsid w:val="0063470D"/>
    <w:rsid w:val="006348EF"/>
    <w:rsid w:val="00634DE9"/>
    <w:rsid w:val="00637858"/>
    <w:rsid w:val="006402E5"/>
    <w:rsid w:val="00640C38"/>
    <w:rsid w:val="0064257D"/>
    <w:rsid w:val="00642E55"/>
    <w:rsid w:val="00643EAB"/>
    <w:rsid w:val="0064421E"/>
    <w:rsid w:val="0064452F"/>
    <w:rsid w:val="0064466F"/>
    <w:rsid w:val="00644990"/>
    <w:rsid w:val="00644A94"/>
    <w:rsid w:val="00644C69"/>
    <w:rsid w:val="0064596B"/>
    <w:rsid w:val="0064607B"/>
    <w:rsid w:val="006465BF"/>
    <w:rsid w:val="006466DC"/>
    <w:rsid w:val="00646B7F"/>
    <w:rsid w:val="006479EB"/>
    <w:rsid w:val="00650652"/>
    <w:rsid w:val="00651E51"/>
    <w:rsid w:val="00653036"/>
    <w:rsid w:val="00653049"/>
    <w:rsid w:val="00653456"/>
    <w:rsid w:val="00653A3C"/>
    <w:rsid w:val="00653A9B"/>
    <w:rsid w:val="00654EA2"/>
    <w:rsid w:val="0065598B"/>
    <w:rsid w:val="00655F34"/>
    <w:rsid w:val="006566BD"/>
    <w:rsid w:val="00657225"/>
    <w:rsid w:val="0065730C"/>
    <w:rsid w:val="0065750A"/>
    <w:rsid w:val="00657FA0"/>
    <w:rsid w:val="00660278"/>
    <w:rsid w:val="00660BCB"/>
    <w:rsid w:val="00660D2E"/>
    <w:rsid w:val="00662C17"/>
    <w:rsid w:val="00663509"/>
    <w:rsid w:val="006643B7"/>
    <w:rsid w:val="00665292"/>
    <w:rsid w:val="00665A6F"/>
    <w:rsid w:val="00666E19"/>
    <w:rsid w:val="00667B35"/>
    <w:rsid w:val="00667E2B"/>
    <w:rsid w:val="00670BC4"/>
    <w:rsid w:val="0067180F"/>
    <w:rsid w:val="0067190C"/>
    <w:rsid w:val="00671B6D"/>
    <w:rsid w:val="006725F5"/>
    <w:rsid w:val="006736C6"/>
    <w:rsid w:val="0067432C"/>
    <w:rsid w:val="0067438C"/>
    <w:rsid w:val="0067510D"/>
    <w:rsid w:val="00676187"/>
    <w:rsid w:val="006761D2"/>
    <w:rsid w:val="006770D2"/>
    <w:rsid w:val="00677B28"/>
    <w:rsid w:val="00677B61"/>
    <w:rsid w:val="00680052"/>
    <w:rsid w:val="006801CF"/>
    <w:rsid w:val="00681334"/>
    <w:rsid w:val="00681D39"/>
    <w:rsid w:val="00681E3A"/>
    <w:rsid w:val="00682F84"/>
    <w:rsid w:val="00682FFD"/>
    <w:rsid w:val="00683B84"/>
    <w:rsid w:val="00683F33"/>
    <w:rsid w:val="006848DB"/>
    <w:rsid w:val="006854B5"/>
    <w:rsid w:val="0068581C"/>
    <w:rsid w:val="006865EB"/>
    <w:rsid w:val="00686D96"/>
    <w:rsid w:val="00686DF6"/>
    <w:rsid w:val="00686F7F"/>
    <w:rsid w:val="0068795F"/>
    <w:rsid w:val="00690077"/>
    <w:rsid w:val="0069080D"/>
    <w:rsid w:val="006913C4"/>
    <w:rsid w:val="006914AE"/>
    <w:rsid w:val="00691A8D"/>
    <w:rsid w:val="006922A3"/>
    <w:rsid w:val="00692EFD"/>
    <w:rsid w:val="006935C9"/>
    <w:rsid w:val="00693944"/>
    <w:rsid w:val="00693C72"/>
    <w:rsid w:val="00694079"/>
    <w:rsid w:val="006949DE"/>
    <w:rsid w:val="00694C7C"/>
    <w:rsid w:val="00695AC3"/>
    <w:rsid w:val="00695D50"/>
    <w:rsid w:val="00695E06"/>
    <w:rsid w:val="00696D28"/>
    <w:rsid w:val="00696E5E"/>
    <w:rsid w:val="00696E85"/>
    <w:rsid w:val="00697B74"/>
    <w:rsid w:val="00697E5B"/>
    <w:rsid w:val="006A023C"/>
    <w:rsid w:val="006A1135"/>
    <w:rsid w:val="006A27DE"/>
    <w:rsid w:val="006A2A7A"/>
    <w:rsid w:val="006A2FCB"/>
    <w:rsid w:val="006A3247"/>
    <w:rsid w:val="006A3392"/>
    <w:rsid w:val="006A33D4"/>
    <w:rsid w:val="006A3433"/>
    <w:rsid w:val="006A3625"/>
    <w:rsid w:val="006A3DA1"/>
    <w:rsid w:val="006A4063"/>
    <w:rsid w:val="006A4A42"/>
    <w:rsid w:val="006A4EDA"/>
    <w:rsid w:val="006A53CE"/>
    <w:rsid w:val="006A54C5"/>
    <w:rsid w:val="006A72FC"/>
    <w:rsid w:val="006A7E15"/>
    <w:rsid w:val="006B0E42"/>
    <w:rsid w:val="006B1772"/>
    <w:rsid w:val="006B1BA9"/>
    <w:rsid w:val="006B2E57"/>
    <w:rsid w:val="006B34D4"/>
    <w:rsid w:val="006B3701"/>
    <w:rsid w:val="006B44A4"/>
    <w:rsid w:val="006B49BA"/>
    <w:rsid w:val="006B4CDB"/>
    <w:rsid w:val="006B4E21"/>
    <w:rsid w:val="006B4ED9"/>
    <w:rsid w:val="006B554C"/>
    <w:rsid w:val="006B724D"/>
    <w:rsid w:val="006B74FB"/>
    <w:rsid w:val="006B7E0A"/>
    <w:rsid w:val="006C1A96"/>
    <w:rsid w:val="006C231F"/>
    <w:rsid w:val="006C46E4"/>
    <w:rsid w:val="006C4763"/>
    <w:rsid w:val="006C500B"/>
    <w:rsid w:val="006C5F15"/>
    <w:rsid w:val="006C626B"/>
    <w:rsid w:val="006C7A97"/>
    <w:rsid w:val="006D04F7"/>
    <w:rsid w:val="006D0AB9"/>
    <w:rsid w:val="006D1405"/>
    <w:rsid w:val="006D17C9"/>
    <w:rsid w:val="006D222D"/>
    <w:rsid w:val="006D2541"/>
    <w:rsid w:val="006D2F50"/>
    <w:rsid w:val="006D34BE"/>
    <w:rsid w:val="006D3892"/>
    <w:rsid w:val="006D475E"/>
    <w:rsid w:val="006D5939"/>
    <w:rsid w:val="006D5E66"/>
    <w:rsid w:val="006D6AC2"/>
    <w:rsid w:val="006E2105"/>
    <w:rsid w:val="006E2EB0"/>
    <w:rsid w:val="006E2ECF"/>
    <w:rsid w:val="006E3A21"/>
    <w:rsid w:val="006E3D21"/>
    <w:rsid w:val="006E4080"/>
    <w:rsid w:val="006E4C03"/>
    <w:rsid w:val="006E615C"/>
    <w:rsid w:val="006E6F2D"/>
    <w:rsid w:val="006E78DD"/>
    <w:rsid w:val="006F0B50"/>
    <w:rsid w:val="006F152E"/>
    <w:rsid w:val="006F16AD"/>
    <w:rsid w:val="006F1A19"/>
    <w:rsid w:val="006F1B94"/>
    <w:rsid w:val="006F1EA5"/>
    <w:rsid w:val="006F28B5"/>
    <w:rsid w:val="006F2B5F"/>
    <w:rsid w:val="006F2C94"/>
    <w:rsid w:val="006F3170"/>
    <w:rsid w:val="006F39F8"/>
    <w:rsid w:val="006F4CA8"/>
    <w:rsid w:val="006F558B"/>
    <w:rsid w:val="006F59D3"/>
    <w:rsid w:val="006F72D6"/>
    <w:rsid w:val="006F7A6D"/>
    <w:rsid w:val="006F7F4E"/>
    <w:rsid w:val="00701CCD"/>
    <w:rsid w:val="00701D5A"/>
    <w:rsid w:val="00701F17"/>
    <w:rsid w:val="007030E3"/>
    <w:rsid w:val="007031A8"/>
    <w:rsid w:val="00703D5D"/>
    <w:rsid w:val="00703DFA"/>
    <w:rsid w:val="0070443C"/>
    <w:rsid w:val="00704C88"/>
    <w:rsid w:val="00704DA1"/>
    <w:rsid w:val="0070531B"/>
    <w:rsid w:val="00705AA2"/>
    <w:rsid w:val="00706543"/>
    <w:rsid w:val="00706CB6"/>
    <w:rsid w:val="00707599"/>
    <w:rsid w:val="0071021B"/>
    <w:rsid w:val="0071024D"/>
    <w:rsid w:val="00710F2F"/>
    <w:rsid w:val="00711A46"/>
    <w:rsid w:val="00711AAB"/>
    <w:rsid w:val="007124EC"/>
    <w:rsid w:val="00712CDA"/>
    <w:rsid w:val="00713454"/>
    <w:rsid w:val="00713DDE"/>
    <w:rsid w:val="0071486A"/>
    <w:rsid w:val="0071596D"/>
    <w:rsid w:val="00715DCE"/>
    <w:rsid w:val="00716546"/>
    <w:rsid w:val="00717716"/>
    <w:rsid w:val="007178A9"/>
    <w:rsid w:val="00720308"/>
    <w:rsid w:val="007225B1"/>
    <w:rsid w:val="007234B6"/>
    <w:rsid w:val="0072372D"/>
    <w:rsid w:val="00724521"/>
    <w:rsid w:val="00724857"/>
    <w:rsid w:val="00724EE9"/>
    <w:rsid w:val="00726B30"/>
    <w:rsid w:val="00726BEC"/>
    <w:rsid w:val="00726D6F"/>
    <w:rsid w:val="00730126"/>
    <w:rsid w:val="00731E42"/>
    <w:rsid w:val="00732675"/>
    <w:rsid w:val="00732A1A"/>
    <w:rsid w:val="00732BD0"/>
    <w:rsid w:val="00732C5E"/>
    <w:rsid w:val="00733BBD"/>
    <w:rsid w:val="00733BE2"/>
    <w:rsid w:val="00734C96"/>
    <w:rsid w:val="007365F2"/>
    <w:rsid w:val="0073660F"/>
    <w:rsid w:val="00737EB0"/>
    <w:rsid w:val="00737F13"/>
    <w:rsid w:val="00741661"/>
    <w:rsid w:val="00742955"/>
    <w:rsid w:val="00742E2B"/>
    <w:rsid w:val="0074509F"/>
    <w:rsid w:val="00745BF9"/>
    <w:rsid w:val="00747710"/>
    <w:rsid w:val="00747916"/>
    <w:rsid w:val="00747CBB"/>
    <w:rsid w:val="00750A58"/>
    <w:rsid w:val="00750E35"/>
    <w:rsid w:val="00751B2E"/>
    <w:rsid w:val="00751F3A"/>
    <w:rsid w:val="00752667"/>
    <w:rsid w:val="00752908"/>
    <w:rsid w:val="00753300"/>
    <w:rsid w:val="00753442"/>
    <w:rsid w:val="0075445F"/>
    <w:rsid w:val="00754EB4"/>
    <w:rsid w:val="0075539E"/>
    <w:rsid w:val="00755428"/>
    <w:rsid w:val="007558CF"/>
    <w:rsid w:val="00755FE5"/>
    <w:rsid w:val="00756234"/>
    <w:rsid w:val="007562AB"/>
    <w:rsid w:val="0075643D"/>
    <w:rsid w:val="00757334"/>
    <w:rsid w:val="00760A6A"/>
    <w:rsid w:val="00760B4B"/>
    <w:rsid w:val="00761840"/>
    <w:rsid w:val="007624C7"/>
    <w:rsid w:val="00762C57"/>
    <w:rsid w:val="00762CB8"/>
    <w:rsid w:val="00763480"/>
    <w:rsid w:val="007636C5"/>
    <w:rsid w:val="00763891"/>
    <w:rsid w:val="007645A0"/>
    <w:rsid w:val="00764FC7"/>
    <w:rsid w:val="00765D8A"/>
    <w:rsid w:val="00766EAC"/>
    <w:rsid w:val="00767185"/>
    <w:rsid w:val="007672C4"/>
    <w:rsid w:val="0076756B"/>
    <w:rsid w:val="00767FCC"/>
    <w:rsid w:val="00770305"/>
    <w:rsid w:val="00770A75"/>
    <w:rsid w:val="00771794"/>
    <w:rsid w:val="00771BA4"/>
    <w:rsid w:val="00771EFC"/>
    <w:rsid w:val="007728BD"/>
    <w:rsid w:val="00772959"/>
    <w:rsid w:val="00773118"/>
    <w:rsid w:val="00773912"/>
    <w:rsid w:val="00774081"/>
    <w:rsid w:val="00774473"/>
    <w:rsid w:val="00774564"/>
    <w:rsid w:val="00774B81"/>
    <w:rsid w:val="007752B7"/>
    <w:rsid w:val="007754EE"/>
    <w:rsid w:val="007756DD"/>
    <w:rsid w:val="00775846"/>
    <w:rsid w:val="00775DB4"/>
    <w:rsid w:val="007761A8"/>
    <w:rsid w:val="00776452"/>
    <w:rsid w:val="0077720A"/>
    <w:rsid w:val="00777803"/>
    <w:rsid w:val="00777908"/>
    <w:rsid w:val="00777D31"/>
    <w:rsid w:val="00777E5A"/>
    <w:rsid w:val="00777EA7"/>
    <w:rsid w:val="007803D9"/>
    <w:rsid w:val="00780FBB"/>
    <w:rsid w:val="0078148F"/>
    <w:rsid w:val="007817C8"/>
    <w:rsid w:val="0078188D"/>
    <w:rsid w:val="00782785"/>
    <w:rsid w:val="007828A2"/>
    <w:rsid w:val="00782AD1"/>
    <w:rsid w:val="007832D9"/>
    <w:rsid w:val="00783BD5"/>
    <w:rsid w:val="007841EB"/>
    <w:rsid w:val="007846C8"/>
    <w:rsid w:val="007858A3"/>
    <w:rsid w:val="00785B51"/>
    <w:rsid w:val="00785CE5"/>
    <w:rsid w:val="00785FF1"/>
    <w:rsid w:val="0078630C"/>
    <w:rsid w:val="00786E2F"/>
    <w:rsid w:val="00787072"/>
    <w:rsid w:val="00787292"/>
    <w:rsid w:val="007874E9"/>
    <w:rsid w:val="00787DEA"/>
    <w:rsid w:val="00791397"/>
    <w:rsid w:val="00791832"/>
    <w:rsid w:val="007918EB"/>
    <w:rsid w:val="0079284C"/>
    <w:rsid w:val="00793E3A"/>
    <w:rsid w:val="00794178"/>
    <w:rsid w:val="007944C4"/>
    <w:rsid w:val="00794E7F"/>
    <w:rsid w:val="007956B3"/>
    <w:rsid w:val="0079572F"/>
    <w:rsid w:val="00795762"/>
    <w:rsid w:val="00795E0B"/>
    <w:rsid w:val="00797676"/>
    <w:rsid w:val="007A19BF"/>
    <w:rsid w:val="007A1E21"/>
    <w:rsid w:val="007A27A1"/>
    <w:rsid w:val="007A3D7D"/>
    <w:rsid w:val="007A40D5"/>
    <w:rsid w:val="007A5750"/>
    <w:rsid w:val="007A7158"/>
    <w:rsid w:val="007B032A"/>
    <w:rsid w:val="007B164A"/>
    <w:rsid w:val="007B2D30"/>
    <w:rsid w:val="007B4069"/>
    <w:rsid w:val="007B4729"/>
    <w:rsid w:val="007B4F1A"/>
    <w:rsid w:val="007B586C"/>
    <w:rsid w:val="007B6C13"/>
    <w:rsid w:val="007B7229"/>
    <w:rsid w:val="007B758B"/>
    <w:rsid w:val="007B7706"/>
    <w:rsid w:val="007C0425"/>
    <w:rsid w:val="007C11DF"/>
    <w:rsid w:val="007C1457"/>
    <w:rsid w:val="007C24F3"/>
    <w:rsid w:val="007C2D64"/>
    <w:rsid w:val="007C3599"/>
    <w:rsid w:val="007C38B3"/>
    <w:rsid w:val="007C3B9F"/>
    <w:rsid w:val="007C3E11"/>
    <w:rsid w:val="007C475F"/>
    <w:rsid w:val="007C489E"/>
    <w:rsid w:val="007C60F2"/>
    <w:rsid w:val="007C6F35"/>
    <w:rsid w:val="007C6F7F"/>
    <w:rsid w:val="007C744E"/>
    <w:rsid w:val="007C7A33"/>
    <w:rsid w:val="007C7E64"/>
    <w:rsid w:val="007D050F"/>
    <w:rsid w:val="007D0932"/>
    <w:rsid w:val="007D11A6"/>
    <w:rsid w:val="007D17B6"/>
    <w:rsid w:val="007D18E8"/>
    <w:rsid w:val="007D1E1E"/>
    <w:rsid w:val="007D2E94"/>
    <w:rsid w:val="007D441D"/>
    <w:rsid w:val="007D6351"/>
    <w:rsid w:val="007D6496"/>
    <w:rsid w:val="007D6703"/>
    <w:rsid w:val="007E00A5"/>
    <w:rsid w:val="007E0170"/>
    <w:rsid w:val="007E067B"/>
    <w:rsid w:val="007E08C7"/>
    <w:rsid w:val="007E09AB"/>
    <w:rsid w:val="007E0D53"/>
    <w:rsid w:val="007E143D"/>
    <w:rsid w:val="007E2F88"/>
    <w:rsid w:val="007E3559"/>
    <w:rsid w:val="007E413B"/>
    <w:rsid w:val="007E4432"/>
    <w:rsid w:val="007E455F"/>
    <w:rsid w:val="007E490D"/>
    <w:rsid w:val="007E49B5"/>
    <w:rsid w:val="007E4DA6"/>
    <w:rsid w:val="007E54D1"/>
    <w:rsid w:val="007E59D6"/>
    <w:rsid w:val="007E61A2"/>
    <w:rsid w:val="007E62E2"/>
    <w:rsid w:val="007E6C0D"/>
    <w:rsid w:val="007F096C"/>
    <w:rsid w:val="007F0975"/>
    <w:rsid w:val="007F0D2B"/>
    <w:rsid w:val="007F1567"/>
    <w:rsid w:val="007F1D60"/>
    <w:rsid w:val="007F1EE8"/>
    <w:rsid w:val="007F23CC"/>
    <w:rsid w:val="007F247D"/>
    <w:rsid w:val="007F2AA2"/>
    <w:rsid w:val="007F38D3"/>
    <w:rsid w:val="007F3A1E"/>
    <w:rsid w:val="007F3D7C"/>
    <w:rsid w:val="007F3E53"/>
    <w:rsid w:val="007F5990"/>
    <w:rsid w:val="007F61F9"/>
    <w:rsid w:val="007F6BA1"/>
    <w:rsid w:val="007F6FF7"/>
    <w:rsid w:val="008000DC"/>
    <w:rsid w:val="00801240"/>
    <w:rsid w:val="00801B3D"/>
    <w:rsid w:val="00801C5B"/>
    <w:rsid w:val="00801C6F"/>
    <w:rsid w:val="00802433"/>
    <w:rsid w:val="00803402"/>
    <w:rsid w:val="00803CD0"/>
    <w:rsid w:val="00803F81"/>
    <w:rsid w:val="008054A4"/>
    <w:rsid w:val="0080582A"/>
    <w:rsid w:val="00805946"/>
    <w:rsid w:val="00805C1E"/>
    <w:rsid w:val="00806905"/>
    <w:rsid w:val="008079BA"/>
    <w:rsid w:val="008105A2"/>
    <w:rsid w:val="00810FE1"/>
    <w:rsid w:val="00811790"/>
    <w:rsid w:val="0081188C"/>
    <w:rsid w:val="00812733"/>
    <w:rsid w:val="00812C84"/>
    <w:rsid w:val="00812E80"/>
    <w:rsid w:val="00813044"/>
    <w:rsid w:val="008142A7"/>
    <w:rsid w:val="00814FA6"/>
    <w:rsid w:val="00815493"/>
    <w:rsid w:val="00815725"/>
    <w:rsid w:val="00816CA6"/>
    <w:rsid w:val="00817117"/>
    <w:rsid w:val="00817269"/>
    <w:rsid w:val="00817835"/>
    <w:rsid w:val="00821371"/>
    <w:rsid w:val="008224A1"/>
    <w:rsid w:val="008236C2"/>
    <w:rsid w:val="0082390A"/>
    <w:rsid w:val="00823D4F"/>
    <w:rsid w:val="00824441"/>
    <w:rsid w:val="008252BC"/>
    <w:rsid w:val="008260CA"/>
    <w:rsid w:val="008270E4"/>
    <w:rsid w:val="00827AE7"/>
    <w:rsid w:val="00827E37"/>
    <w:rsid w:val="00830699"/>
    <w:rsid w:val="0083077D"/>
    <w:rsid w:val="008310BE"/>
    <w:rsid w:val="008317E4"/>
    <w:rsid w:val="00832386"/>
    <w:rsid w:val="00834347"/>
    <w:rsid w:val="008348A2"/>
    <w:rsid w:val="008354B8"/>
    <w:rsid w:val="008354CC"/>
    <w:rsid w:val="00835C96"/>
    <w:rsid w:val="00836CC9"/>
    <w:rsid w:val="00836F1C"/>
    <w:rsid w:val="008370EC"/>
    <w:rsid w:val="008404E4"/>
    <w:rsid w:val="00840E76"/>
    <w:rsid w:val="00840F25"/>
    <w:rsid w:val="008414B6"/>
    <w:rsid w:val="008418C3"/>
    <w:rsid w:val="00841D50"/>
    <w:rsid w:val="008423C9"/>
    <w:rsid w:val="008427C4"/>
    <w:rsid w:val="0084363B"/>
    <w:rsid w:val="00843841"/>
    <w:rsid w:val="00843AA8"/>
    <w:rsid w:val="00844DE7"/>
    <w:rsid w:val="008450B5"/>
    <w:rsid w:val="00845772"/>
    <w:rsid w:val="00845C1F"/>
    <w:rsid w:val="008469ED"/>
    <w:rsid w:val="008471B9"/>
    <w:rsid w:val="00850841"/>
    <w:rsid w:val="00850C41"/>
    <w:rsid w:val="00851A15"/>
    <w:rsid w:val="00851C27"/>
    <w:rsid w:val="00851E23"/>
    <w:rsid w:val="00852CBE"/>
    <w:rsid w:val="0085479C"/>
    <w:rsid w:val="008554C1"/>
    <w:rsid w:val="00855553"/>
    <w:rsid w:val="0085622D"/>
    <w:rsid w:val="008564AD"/>
    <w:rsid w:val="00856691"/>
    <w:rsid w:val="008612BD"/>
    <w:rsid w:val="00861E3E"/>
    <w:rsid w:val="008624C9"/>
    <w:rsid w:val="00863600"/>
    <w:rsid w:val="00863CFE"/>
    <w:rsid w:val="0086509E"/>
    <w:rsid w:val="00865131"/>
    <w:rsid w:val="0087022F"/>
    <w:rsid w:val="008709F5"/>
    <w:rsid w:val="00870A9F"/>
    <w:rsid w:val="00871395"/>
    <w:rsid w:val="008715E4"/>
    <w:rsid w:val="00872A74"/>
    <w:rsid w:val="00873EDD"/>
    <w:rsid w:val="00874714"/>
    <w:rsid w:val="008747BF"/>
    <w:rsid w:val="00874979"/>
    <w:rsid w:val="00876758"/>
    <w:rsid w:val="008768D5"/>
    <w:rsid w:val="00876907"/>
    <w:rsid w:val="00876DE2"/>
    <w:rsid w:val="008777DD"/>
    <w:rsid w:val="008800BA"/>
    <w:rsid w:val="008814C1"/>
    <w:rsid w:val="00881E88"/>
    <w:rsid w:val="0088224E"/>
    <w:rsid w:val="00882291"/>
    <w:rsid w:val="008824F8"/>
    <w:rsid w:val="008826ED"/>
    <w:rsid w:val="00882B59"/>
    <w:rsid w:val="00883BDB"/>
    <w:rsid w:val="00884B7E"/>
    <w:rsid w:val="008878E7"/>
    <w:rsid w:val="00887B13"/>
    <w:rsid w:val="00887D3C"/>
    <w:rsid w:val="00887F96"/>
    <w:rsid w:val="0089057A"/>
    <w:rsid w:val="00892225"/>
    <w:rsid w:val="00892D0C"/>
    <w:rsid w:val="00893412"/>
    <w:rsid w:val="00893851"/>
    <w:rsid w:val="00894146"/>
    <w:rsid w:val="00894909"/>
    <w:rsid w:val="00894B73"/>
    <w:rsid w:val="00894BC0"/>
    <w:rsid w:val="0089516D"/>
    <w:rsid w:val="00895440"/>
    <w:rsid w:val="00897BCD"/>
    <w:rsid w:val="008A2284"/>
    <w:rsid w:val="008A2E09"/>
    <w:rsid w:val="008A3525"/>
    <w:rsid w:val="008A3746"/>
    <w:rsid w:val="008A41DF"/>
    <w:rsid w:val="008A51DD"/>
    <w:rsid w:val="008A5509"/>
    <w:rsid w:val="008A6102"/>
    <w:rsid w:val="008A623B"/>
    <w:rsid w:val="008A6D62"/>
    <w:rsid w:val="008A6E55"/>
    <w:rsid w:val="008A7123"/>
    <w:rsid w:val="008B0006"/>
    <w:rsid w:val="008B227A"/>
    <w:rsid w:val="008B27F8"/>
    <w:rsid w:val="008B3E81"/>
    <w:rsid w:val="008B4F3E"/>
    <w:rsid w:val="008B59D3"/>
    <w:rsid w:val="008B5F7D"/>
    <w:rsid w:val="008B71AF"/>
    <w:rsid w:val="008B7658"/>
    <w:rsid w:val="008B76C3"/>
    <w:rsid w:val="008B78B0"/>
    <w:rsid w:val="008C0385"/>
    <w:rsid w:val="008C14EE"/>
    <w:rsid w:val="008C16C7"/>
    <w:rsid w:val="008C184C"/>
    <w:rsid w:val="008C2091"/>
    <w:rsid w:val="008C3414"/>
    <w:rsid w:val="008C430B"/>
    <w:rsid w:val="008C4B69"/>
    <w:rsid w:val="008C50B5"/>
    <w:rsid w:val="008C5D58"/>
    <w:rsid w:val="008C5F6C"/>
    <w:rsid w:val="008C60A4"/>
    <w:rsid w:val="008C6926"/>
    <w:rsid w:val="008C6C63"/>
    <w:rsid w:val="008D0C11"/>
    <w:rsid w:val="008D142E"/>
    <w:rsid w:val="008D499D"/>
    <w:rsid w:val="008D590A"/>
    <w:rsid w:val="008D5BA6"/>
    <w:rsid w:val="008D5D0A"/>
    <w:rsid w:val="008D6133"/>
    <w:rsid w:val="008D70CB"/>
    <w:rsid w:val="008D7186"/>
    <w:rsid w:val="008D7637"/>
    <w:rsid w:val="008D7CC7"/>
    <w:rsid w:val="008E093C"/>
    <w:rsid w:val="008E1B65"/>
    <w:rsid w:val="008E2EA5"/>
    <w:rsid w:val="008E525C"/>
    <w:rsid w:val="008E56A0"/>
    <w:rsid w:val="008E5A03"/>
    <w:rsid w:val="008E60B4"/>
    <w:rsid w:val="008E65B8"/>
    <w:rsid w:val="008E7946"/>
    <w:rsid w:val="008E7A33"/>
    <w:rsid w:val="008F0501"/>
    <w:rsid w:val="008F05A2"/>
    <w:rsid w:val="008F06FD"/>
    <w:rsid w:val="008F2C75"/>
    <w:rsid w:val="008F32CF"/>
    <w:rsid w:val="008F3996"/>
    <w:rsid w:val="008F3B4F"/>
    <w:rsid w:val="008F3E1C"/>
    <w:rsid w:val="008F43BF"/>
    <w:rsid w:val="008F43F3"/>
    <w:rsid w:val="008F4B13"/>
    <w:rsid w:val="008F4E96"/>
    <w:rsid w:val="008F5A98"/>
    <w:rsid w:val="008F5CC4"/>
    <w:rsid w:val="008F68E2"/>
    <w:rsid w:val="0090024E"/>
    <w:rsid w:val="0090036C"/>
    <w:rsid w:val="00900414"/>
    <w:rsid w:val="00900554"/>
    <w:rsid w:val="00901AD5"/>
    <w:rsid w:val="00901E53"/>
    <w:rsid w:val="00902130"/>
    <w:rsid w:val="009026AA"/>
    <w:rsid w:val="00903D20"/>
    <w:rsid w:val="0090439C"/>
    <w:rsid w:val="0090448F"/>
    <w:rsid w:val="009052AC"/>
    <w:rsid w:val="00906181"/>
    <w:rsid w:val="00906DD7"/>
    <w:rsid w:val="00907520"/>
    <w:rsid w:val="00907B23"/>
    <w:rsid w:val="0091209E"/>
    <w:rsid w:val="009122A8"/>
    <w:rsid w:val="00912494"/>
    <w:rsid w:val="0091272C"/>
    <w:rsid w:val="00912740"/>
    <w:rsid w:val="00913763"/>
    <w:rsid w:val="00914CE3"/>
    <w:rsid w:val="00920851"/>
    <w:rsid w:val="00920C2C"/>
    <w:rsid w:val="00921304"/>
    <w:rsid w:val="00921634"/>
    <w:rsid w:val="009224A2"/>
    <w:rsid w:val="009227EA"/>
    <w:rsid w:val="00922A4B"/>
    <w:rsid w:val="00923E7D"/>
    <w:rsid w:val="009242C8"/>
    <w:rsid w:val="00924760"/>
    <w:rsid w:val="00924981"/>
    <w:rsid w:val="0092560D"/>
    <w:rsid w:val="00925F61"/>
    <w:rsid w:val="009261E7"/>
    <w:rsid w:val="00927277"/>
    <w:rsid w:val="009272E0"/>
    <w:rsid w:val="0093069F"/>
    <w:rsid w:val="00930E92"/>
    <w:rsid w:val="0093179F"/>
    <w:rsid w:val="00931A87"/>
    <w:rsid w:val="00931B41"/>
    <w:rsid w:val="00932153"/>
    <w:rsid w:val="00932188"/>
    <w:rsid w:val="009322B0"/>
    <w:rsid w:val="00932619"/>
    <w:rsid w:val="00932F3B"/>
    <w:rsid w:val="009335C3"/>
    <w:rsid w:val="00933982"/>
    <w:rsid w:val="00934143"/>
    <w:rsid w:val="00934B15"/>
    <w:rsid w:val="00934E51"/>
    <w:rsid w:val="0093537D"/>
    <w:rsid w:val="009355B1"/>
    <w:rsid w:val="009357DB"/>
    <w:rsid w:val="009358D6"/>
    <w:rsid w:val="00936093"/>
    <w:rsid w:val="00936FD8"/>
    <w:rsid w:val="00937104"/>
    <w:rsid w:val="009403E2"/>
    <w:rsid w:val="00940F8D"/>
    <w:rsid w:val="0094159B"/>
    <w:rsid w:val="00942CC8"/>
    <w:rsid w:val="00943780"/>
    <w:rsid w:val="00943F99"/>
    <w:rsid w:val="00944417"/>
    <w:rsid w:val="009448AB"/>
    <w:rsid w:val="00944E9A"/>
    <w:rsid w:val="00944F45"/>
    <w:rsid w:val="00944F54"/>
    <w:rsid w:val="00945CB4"/>
    <w:rsid w:val="0094607A"/>
    <w:rsid w:val="00946A7E"/>
    <w:rsid w:val="00947C3B"/>
    <w:rsid w:val="00950671"/>
    <w:rsid w:val="00951995"/>
    <w:rsid w:val="0095199C"/>
    <w:rsid w:val="00952395"/>
    <w:rsid w:val="0095337A"/>
    <w:rsid w:val="00953AE7"/>
    <w:rsid w:val="00954045"/>
    <w:rsid w:val="009548D7"/>
    <w:rsid w:val="00954EC9"/>
    <w:rsid w:val="009557D9"/>
    <w:rsid w:val="00955F3C"/>
    <w:rsid w:val="009568F8"/>
    <w:rsid w:val="00956DAC"/>
    <w:rsid w:val="009576AD"/>
    <w:rsid w:val="00957BB2"/>
    <w:rsid w:val="0096002A"/>
    <w:rsid w:val="00960043"/>
    <w:rsid w:val="009608AC"/>
    <w:rsid w:val="00961221"/>
    <w:rsid w:val="00961320"/>
    <w:rsid w:val="00961DFD"/>
    <w:rsid w:val="00962E51"/>
    <w:rsid w:val="00962F3B"/>
    <w:rsid w:val="0096334D"/>
    <w:rsid w:val="0096477A"/>
    <w:rsid w:val="00965FD8"/>
    <w:rsid w:val="00966434"/>
    <w:rsid w:val="00970107"/>
    <w:rsid w:val="00970C6A"/>
    <w:rsid w:val="00970E7E"/>
    <w:rsid w:val="009716AF"/>
    <w:rsid w:val="00971A32"/>
    <w:rsid w:val="00971CDA"/>
    <w:rsid w:val="009720E9"/>
    <w:rsid w:val="00972432"/>
    <w:rsid w:val="00972EFA"/>
    <w:rsid w:val="00972F76"/>
    <w:rsid w:val="009733AF"/>
    <w:rsid w:val="0097360E"/>
    <w:rsid w:val="009738AD"/>
    <w:rsid w:val="00973F4C"/>
    <w:rsid w:val="00976B15"/>
    <w:rsid w:val="00976C56"/>
    <w:rsid w:val="009776D7"/>
    <w:rsid w:val="00977952"/>
    <w:rsid w:val="00980786"/>
    <w:rsid w:val="009808B7"/>
    <w:rsid w:val="0098245C"/>
    <w:rsid w:val="0098267D"/>
    <w:rsid w:val="00982D2E"/>
    <w:rsid w:val="00983AE1"/>
    <w:rsid w:val="00984004"/>
    <w:rsid w:val="009846F6"/>
    <w:rsid w:val="00984BAA"/>
    <w:rsid w:val="0098503E"/>
    <w:rsid w:val="009853BB"/>
    <w:rsid w:val="00985761"/>
    <w:rsid w:val="009867D3"/>
    <w:rsid w:val="00987E35"/>
    <w:rsid w:val="00990D05"/>
    <w:rsid w:val="00990E3F"/>
    <w:rsid w:val="00991400"/>
    <w:rsid w:val="0099186A"/>
    <w:rsid w:val="009919F2"/>
    <w:rsid w:val="00991E89"/>
    <w:rsid w:val="009920B2"/>
    <w:rsid w:val="0099256D"/>
    <w:rsid w:val="009927C5"/>
    <w:rsid w:val="00992938"/>
    <w:rsid w:val="00992D18"/>
    <w:rsid w:val="0099316A"/>
    <w:rsid w:val="0099376C"/>
    <w:rsid w:val="00993835"/>
    <w:rsid w:val="00994D0F"/>
    <w:rsid w:val="00994F01"/>
    <w:rsid w:val="009952BA"/>
    <w:rsid w:val="00995F67"/>
    <w:rsid w:val="009962B1"/>
    <w:rsid w:val="00997957"/>
    <w:rsid w:val="009A0240"/>
    <w:rsid w:val="009A03DC"/>
    <w:rsid w:val="009A03F2"/>
    <w:rsid w:val="009A0CA9"/>
    <w:rsid w:val="009A1E0D"/>
    <w:rsid w:val="009A2647"/>
    <w:rsid w:val="009A337B"/>
    <w:rsid w:val="009A4470"/>
    <w:rsid w:val="009A4630"/>
    <w:rsid w:val="009A4CF3"/>
    <w:rsid w:val="009A529C"/>
    <w:rsid w:val="009A65BA"/>
    <w:rsid w:val="009A669E"/>
    <w:rsid w:val="009A6F34"/>
    <w:rsid w:val="009A7780"/>
    <w:rsid w:val="009A7BB3"/>
    <w:rsid w:val="009B0069"/>
    <w:rsid w:val="009B0231"/>
    <w:rsid w:val="009B03E0"/>
    <w:rsid w:val="009B1C72"/>
    <w:rsid w:val="009B652E"/>
    <w:rsid w:val="009B6C75"/>
    <w:rsid w:val="009B6DFB"/>
    <w:rsid w:val="009B79FA"/>
    <w:rsid w:val="009C0AEB"/>
    <w:rsid w:val="009C0E57"/>
    <w:rsid w:val="009C2802"/>
    <w:rsid w:val="009C3A1D"/>
    <w:rsid w:val="009C41D5"/>
    <w:rsid w:val="009C4503"/>
    <w:rsid w:val="009C487B"/>
    <w:rsid w:val="009C4FD5"/>
    <w:rsid w:val="009C52D0"/>
    <w:rsid w:val="009C53D2"/>
    <w:rsid w:val="009C57F9"/>
    <w:rsid w:val="009C7116"/>
    <w:rsid w:val="009C77AC"/>
    <w:rsid w:val="009C7873"/>
    <w:rsid w:val="009D2FAC"/>
    <w:rsid w:val="009D3C0A"/>
    <w:rsid w:val="009D4605"/>
    <w:rsid w:val="009D493B"/>
    <w:rsid w:val="009D4D53"/>
    <w:rsid w:val="009D5075"/>
    <w:rsid w:val="009D5792"/>
    <w:rsid w:val="009D5A95"/>
    <w:rsid w:val="009D61AB"/>
    <w:rsid w:val="009D62D6"/>
    <w:rsid w:val="009D7288"/>
    <w:rsid w:val="009D735E"/>
    <w:rsid w:val="009D775D"/>
    <w:rsid w:val="009D7BAD"/>
    <w:rsid w:val="009D7BD1"/>
    <w:rsid w:val="009E131E"/>
    <w:rsid w:val="009E1CEE"/>
    <w:rsid w:val="009E24F3"/>
    <w:rsid w:val="009E263A"/>
    <w:rsid w:val="009E2765"/>
    <w:rsid w:val="009E35F4"/>
    <w:rsid w:val="009E3D08"/>
    <w:rsid w:val="009E43F0"/>
    <w:rsid w:val="009E4D79"/>
    <w:rsid w:val="009E52EB"/>
    <w:rsid w:val="009E59AC"/>
    <w:rsid w:val="009E5DA0"/>
    <w:rsid w:val="009E5DF3"/>
    <w:rsid w:val="009E5F59"/>
    <w:rsid w:val="009E6B6C"/>
    <w:rsid w:val="009E6DFC"/>
    <w:rsid w:val="009E6E63"/>
    <w:rsid w:val="009E6FBA"/>
    <w:rsid w:val="009E7202"/>
    <w:rsid w:val="009E744E"/>
    <w:rsid w:val="009E78D5"/>
    <w:rsid w:val="009E7C69"/>
    <w:rsid w:val="009F0228"/>
    <w:rsid w:val="009F0CCC"/>
    <w:rsid w:val="009F0DD5"/>
    <w:rsid w:val="009F0EA1"/>
    <w:rsid w:val="009F157B"/>
    <w:rsid w:val="009F210A"/>
    <w:rsid w:val="009F3129"/>
    <w:rsid w:val="009F3DC5"/>
    <w:rsid w:val="009F4320"/>
    <w:rsid w:val="009F4EC2"/>
    <w:rsid w:val="009F62B2"/>
    <w:rsid w:val="009F6F31"/>
    <w:rsid w:val="009F6F42"/>
    <w:rsid w:val="009F7294"/>
    <w:rsid w:val="009F7307"/>
    <w:rsid w:val="00A01737"/>
    <w:rsid w:val="00A01D4C"/>
    <w:rsid w:val="00A024FB"/>
    <w:rsid w:val="00A025BF"/>
    <w:rsid w:val="00A02AA8"/>
    <w:rsid w:val="00A02E2E"/>
    <w:rsid w:val="00A02F24"/>
    <w:rsid w:val="00A038C7"/>
    <w:rsid w:val="00A03F0E"/>
    <w:rsid w:val="00A04242"/>
    <w:rsid w:val="00A04DDB"/>
    <w:rsid w:val="00A04FF7"/>
    <w:rsid w:val="00A0555F"/>
    <w:rsid w:val="00A05BFE"/>
    <w:rsid w:val="00A069DA"/>
    <w:rsid w:val="00A06E0B"/>
    <w:rsid w:val="00A06F34"/>
    <w:rsid w:val="00A075A5"/>
    <w:rsid w:val="00A0775E"/>
    <w:rsid w:val="00A07C71"/>
    <w:rsid w:val="00A07E89"/>
    <w:rsid w:val="00A10285"/>
    <w:rsid w:val="00A10D3C"/>
    <w:rsid w:val="00A112DF"/>
    <w:rsid w:val="00A123AD"/>
    <w:rsid w:val="00A127E1"/>
    <w:rsid w:val="00A13FED"/>
    <w:rsid w:val="00A14791"/>
    <w:rsid w:val="00A16401"/>
    <w:rsid w:val="00A166E5"/>
    <w:rsid w:val="00A174AA"/>
    <w:rsid w:val="00A17BF6"/>
    <w:rsid w:val="00A2017D"/>
    <w:rsid w:val="00A204F5"/>
    <w:rsid w:val="00A2074B"/>
    <w:rsid w:val="00A20804"/>
    <w:rsid w:val="00A20BB6"/>
    <w:rsid w:val="00A20BFF"/>
    <w:rsid w:val="00A2191D"/>
    <w:rsid w:val="00A21DD3"/>
    <w:rsid w:val="00A22263"/>
    <w:rsid w:val="00A22C15"/>
    <w:rsid w:val="00A2374A"/>
    <w:rsid w:val="00A242D8"/>
    <w:rsid w:val="00A244B6"/>
    <w:rsid w:val="00A24535"/>
    <w:rsid w:val="00A26A2F"/>
    <w:rsid w:val="00A27878"/>
    <w:rsid w:val="00A27B92"/>
    <w:rsid w:val="00A27EED"/>
    <w:rsid w:val="00A3048F"/>
    <w:rsid w:val="00A3076C"/>
    <w:rsid w:val="00A30A7D"/>
    <w:rsid w:val="00A30BCF"/>
    <w:rsid w:val="00A31E28"/>
    <w:rsid w:val="00A33495"/>
    <w:rsid w:val="00A342E0"/>
    <w:rsid w:val="00A35275"/>
    <w:rsid w:val="00A356E1"/>
    <w:rsid w:val="00A35BF6"/>
    <w:rsid w:val="00A35D85"/>
    <w:rsid w:val="00A366C3"/>
    <w:rsid w:val="00A3670A"/>
    <w:rsid w:val="00A37354"/>
    <w:rsid w:val="00A403F9"/>
    <w:rsid w:val="00A414CD"/>
    <w:rsid w:val="00A41F83"/>
    <w:rsid w:val="00A4243E"/>
    <w:rsid w:val="00A43E05"/>
    <w:rsid w:val="00A45033"/>
    <w:rsid w:val="00A451F3"/>
    <w:rsid w:val="00A45C2E"/>
    <w:rsid w:val="00A466EC"/>
    <w:rsid w:val="00A46775"/>
    <w:rsid w:val="00A46BD8"/>
    <w:rsid w:val="00A46DFD"/>
    <w:rsid w:val="00A47537"/>
    <w:rsid w:val="00A51A69"/>
    <w:rsid w:val="00A51E8E"/>
    <w:rsid w:val="00A522FE"/>
    <w:rsid w:val="00A528E2"/>
    <w:rsid w:val="00A5370C"/>
    <w:rsid w:val="00A53BDA"/>
    <w:rsid w:val="00A548F2"/>
    <w:rsid w:val="00A54A99"/>
    <w:rsid w:val="00A550EC"/>
    <w:rsid w:val="00A55AF2"/>
    <w:rsid w:val="00A55CA7"/>
    <w:rsid w:val="00A5677E"/>
    <w:rsid w:val="00A568CC"/>
    <w:rsid w:val="00A573A9"/>
    <w:rsid w:val="00A60DCB"/>
    <w:rsid w:val="00A613A1"/>
    <w:rsid w:val="00A61BD3"/>
    <w:rsid w:val="00A62CB0"/>
    <w:rsid w:val="00A6395A"/>
    <w:rsid w:val="00A63B6F"/>
    <w:rsid w:val="00A63D09"/>
    <w:rsid w:val="00A644F3"/>
    <w:rsid w:val="00A65201"/>
    <w:rsid w:val="00A658A7"/>
    <w:rsid w:val="00A65D2A"/>
    <w:rsid w:val="00A66573"/>
    <w:rsid w:val="00A704B6"/>
    <w:rsid w:val="00A70EF6"/>
    <w:rsid w:val="00A72221"/>
    <w:rsid w:val="00A72244"/>
    <w:rsid w:val="00A72D2D"/>
    <w:rsid w:val="00A73493"/>
    <w:rsid w:val="00A73651"/>
    <w:rsid w:val="00A73934"/>
    <w:rsid w:val="00A74619"/>
    <w:rsid w:val="00A74BD9"/>
    <w:rsid w:val="00A74E11"/>
    <w:rsid w:val="00A750D3"/>
    <w:rsid w:val="00A753AA"/>
    <w:rsid w:val="00A75A58"/>
    <w:rsid w:val="00A75B86"/>
    <w:rsid w:val="00A761D9"/>
    <w:rsid w:val="00A76ABE"/>
    <w:rsid w:val="00A778E5"/>
    <w:rsid w:val="00A77EDE"/>
    <w:rsid w:val="00A805AA"/>
    <w:rsid w:val="00A80C3A"/>
    <w:rsid w:val="00A814BC"/>
    <w:rsid w:val="00A81B50"/>
    <w:rsid w:val="00A8386A"/>
    <w:rsid w:val="00A83D0E"/>
    <w:rsid w:val="00A84D00"/>
    <w:rsid w:val="00A85262"/>
    <w:rsid w:val="00A857AB"/>
    <w:rsid w:val="00A86260"/>
    <w:rsid w:val="00A863CA"/>
    <w:rsid w:val="00A865E6"/>
    <w:rsid w:val="00A8675C"/>
    <w:rsid w:val="00A86BE2"/>
    <w:rsid w:val="00A86CAD"/>
    <w:rsid w:val="00A86CC6"/>
    <w:rsid w:val="00A87180"/>
    <w:rsid w:val="00A8742D"/>
    <w:rsid w:val="00A87684"/>
    <w:rsid w:val="00A8782A"/>
    <w:rsid w:val="00A87908"/>
    <w:rsid w:val="00A90122"/>
    <w:rsid w:val="00A9030E"/>
    <w:rsid w:val="00A9040B"/>
    <w:rsid w:val="00A9086F"/>
    <w:rsid w:val="00A918D9"/>
    <w:rsid w:val="00A91A8F"/>
    <w:rsid w:val="00A91D75"/>
    <w:rsid w:val="00A91FF0"/>
    <w:rsid w:val="00A926B3"/>
    <w:rsid w:val="00A92CB6"/>
    <w:rsid w:val="00A93A67"/>
    <w:rsid w:val="00A93A9C"/>
    <w:rsid w:val="00A94A0B"/>
    <w:rsid w:val="00A95ECD"/>
    <w:rsid w:val="00A9623A"/>
    <w:rsid w:val="00A970C4"/>
    <w:rsid w:val="00A977EB"/>
    <w:rsid w:val="00A9792D"/>
    <w:rsid w:val="00AA0791"/>
    <w:rsid w:val="00AA0797"/>
    <w:rsid w:val="00AA07C0"/>
    <w:rsid w:val="00AA140E"/>
    <w:rsid w:val="00AA1D8D"/>
    <w:rsid w:val="00AA2E8B"/>
    <w:rsid w:val="00AA351C"/>
    <w:rsid w:val="00AA41D0"/>
    <w:rsid w:val="00AA48C1"/>
    <w:rsid w:val="00AA6C36"/>
    <w:rsid w:val="00AA75D8"/>
    <w:rsid w:val="00AA7D66"/>
    <w:rsid w:val="00AB0577"/>
    <w:rsid w:val="00AB07C7"/>
    <w:rsid w:val="00AB0CA4"/>
    <w:rsid w:val="00AB0DDB"/>
    <w:rsid w:val="00AB125F"/>
    <w:rsid w:val="00AB3750"/>
    <w:rsid w:val="00AB4DFB"/>
    <w:rsid w:val="00AB4F72"/>
    <w:rsid w:val="00AB54BC"/>
    <w:rsid w:val="00AB58F4"/>
    <w:rsid w:val="00AB6430"/>
    <w:rsid w:val="00AB6434"/>
    <w:rsid w:val="00AB6496"/>
    <w:rsid w:val="00AB6755"/>
    <w:rsid w:val="00AB678A"/>
    <w:rsid w:val="00AB773F"/>
    <w:rsid w:val="00AB7F23"/>
    <w:rsid w:val="00AC0BD1"/>
    <w:rsid w:val="00AC1A2A"/>
    <w:rsid w:val="00AC1FF3"/>
    <w:rsid w:val="00AC26CC"/>
    <w:rsid w:val="00AC2BD9"/>
    <w:rsid w:val="00AC2D4A"/>
    <w:rsid w:val="00AC45A6"/>
    <w:rsid w:val="00AC4EB7"/>
    <w:rsid w:val="00AC551E"/>
    <w:rsid w:val="00AC57B9"/>
    <w:rsid w:val="00AC6142"/>
    <w:rsid w:val="00AC6364"/>
    <w:rsid w:val="00AC73B4"/>
    <w:rsid w:val="00AD023E"/>
    <w:rsid w:val="00AD043D"/>
    <w:rsid w:val="00AD1DDF"/>
    <w:rsid w:val="00AD25F9"/>
    <w:rsid w:val="00AD3B17"/>
    <w:rsid w:val="00AD3BDB"/>
    <w:rsid w:val="00AD3C8A"/>
    <w:rsid w:val="00AD4B2F"/>
    <w:rsid w:val="00AD4F4E"/>
    <w:rsid w:val="00AD4F7C"/>
    <w:rsid w:val="00AD5372"/>
    <w:rsid w:val="00AD5EE4"/>
    <w:rsid w:val="00AD6C15"/>
    <w:rsid w:val="00AE0330"/>
    <w:rsid w:val="00AE0916"/>
    <w:rsid w:val="00AE0948"/>
    <w:rsid w:val="00AE0969"/>
    <w:rsid w:val="00AE0B41"/>
    <w:rsid w:val="00AE1645"/>
    <w:rsid w:val="00AE1C01"/>
    <w:rsid w:val="00AE2AA8"/>
    <w:rsid w:val="00AE321D"/>
    <w:rsid w:val="00AE35EF"/>
    <w:rsid w:val="00AE42C0"/>
    <w:rsid w:val="00AE4BAF"/>
    <w:rsid w:val="00AE4F08"/>
    <w:rsid w:val="00AE5662"/>
    <w:rsid w:val="00AE63BE"/>
    <w:rsid w:val="00AE64BF"/>
    <w:rsid w:val="00AE6A58"/>
    <w:rsid w:val="00AE6EA5"/>
    <w:rsid w:val="00AE70B0"/>
    <w:rsid w:val="00AE71A7"/>
    <w:rsid w:val="00AE733D"/>
    <w:rsid w:val="00AE774D"/>
    <w:rsid w:val="00AE7BF2"/>
    <w:rsid w:val="00AE7F09"/>
    <w:rsid w:val="00AF0C4E"/>
    <w:rsid w:val="00AF0CAF"/>
    <w:rsid w:val="00AF14C8"/>
    <w:rsid w:val="00AF17EA"/>
    <w:rsid w:val="00AF18F7"/>
    <w:rsid w:val="00AF272C"/>
    <w:rsid w:val="00AF2D14"/>
    <w:rsid w:val="00AF3242"/>
    <w:rsid w:val="00AF375D"/>
    <w:rsid w:val="00AF4FE6"/>
    <w:rsid w:val="00AF54DA"/>
    <w:rsid w:val="00AF5D1E"/>
    <w:rsid w:val="00AF7799"/>
    <w:rsid w:val="00AF7FEC"/>
    <w:rsid w:val="00B002BC"/>
    <w:rsid w:val="00B00337"/>
    <w:rsid w:val="00B00F6B"/>
    <w:rsid w:val="00B01394"/>
    <w:rsid w:val="00B034D6"/>
    <w:rsid w:val="00B047C6"/>
    <w:rsid w:val="00B058DD"/>
    <w:rsid w:val="00B0611F"/>
    <w:rsid w:val="00B0635A"/>
    <w:rsid w:val="00B06554"/>
    <w:rsid w:val="00B07075"/>
    <w:rsid w:val="00B07A86"/>
    <w:rsid w:val="00B109A1"/>
    <w:rsid w:val="00B11F4D"/>
    <w:rsid w:val="00B120BC"/>
    <w:rsid w:val="00B124BA"/>
    <w:rsid w:val="00B1269B"/>
    <w:rsid w:val="00B13C41"/>
    <w:rsid w:val="00B154F2"/>
    <w:rsid w:val="00B170BE"/>
    <w:rsid w:val="00B1720F"/>
    <w:rsid w:val="00B179F2"/>
    <w:rsid w:val="00B20218"/>
    <w:rsid w:val="00B21332"/>
    <w:rsid w:val="00B2164B"/>
    <w:rsid w:val="00B21F78"/>
    <w:rsid w:val="00B22BE0"/>
    <w:rsid w:val="00B236AF"/>
    <w:rsid w:val="00B2447C"/>
    <w:rsid w:val="00B24522"/>
    <w:rsid w:val="00B254F6"/>
    <w:rsid w:val="00B25716"/>
    <w:rsid w:val="00B25CDD"/>
    <w:rsid w:val="00B26005"/>
    <w:rsid w:val="00B261AE"/>
    <w:rsid w:val="00B267E9"/>
    <w:rsid w:val="00B301C6"/>
    <w:rsid w:val="00B30584"/>
    <w:rsid w:val="00B31179"/>
    <w:rsid w:val="00B33290"/>
    <w:rsid w:val="00B33488"/>
    <w:rsid w:val="00B3366A"/>
    <w:rsid w:val="00B34009"/>
    <w:rsid w:val="00B34164"/>
    <w:rsid w:val="00B3430F"/>
    <w:rsid w:val="00B34363"/>
    <w:rsid w:val="00B359AB"/>
    <w:rsid w:val="00B3633D"/>
    <w:rsid w:val="00B367C2"/>
    <w:rsid w:val="00B36F1F"/>
    <w:rsid w:val="00B40300"/>
    <w:rsid w:val="00B40798"/>
    <w:rsid w:val="00B418B4"/>
    <w:rsid w:val="00B41DDB"/>
    <w:rsid w:val="00B4258F"/>
    <w:rsid w:val="00B425E4"/>
    <w:rsid w:val="00B4308A"/>
    <w:rsid w:val="00B4330D"/>
    <w:rsid w:val="00B43370"/>
    <w:rsid w:val="00B43796"/>
    <w:rsid w:val="00B4405D"/>
    <w:rsid w:val="00B45221"/>
    <w:rsid w:val="00B46DA6"/>
    <w:rsid w:val="00B505FE"/>
    <w:rsid w:val="00B51064"/>
    <w:rsid w:val="00B51239"/>
    <w:rsid w:val="00B51B1D"/>
    <w:rsid w:val="00B52BD4"/>
    <w:rsid w:val="00B52C4C"/>
    <w:rsid w:val="00B536F3"/>
    <w:rsid w:val="00B53830"/>
    <w:rsid w:val="00B53B86"/>
    <w:rsid w:val="00B54B2A"/>
    <w:rsid w:val="00B54B4B"/>
    <w:rsid w:val="00B56752"/>
    <w:rsid w:val="00B57260"/>
    <w:rsid w:val="00B61912"/>
    <w:rsid w:val="00B624B8"/>
    <w:rsid w:val="00B62743"/>
    <w:rsid w:val="00B6377D"/>
    <w:rsid w:val="00B63D3A"/>
    <w:rsid w:val="00B63E3B"/>
    <w:rsid w:val="00B63ED9"/>
    <w:rsid w:val="00B6440E"/>
    <w:rsid w:val="00B645CE"/>
    <w:rsid w:val="00B65941"/>
    <w:rsid w:val="00B65977"/>
    <w:rsid w:val="00B673FE"/>
    <w:rsid w:val="00B6747A"/>
    <w:rsid w:val="00B70144"/>
    <w:rsid w:val="00B708A0"/>
    <w:rsid w:val="00B709F6"/>
    <w:rsid w:val="00B70C18"/>
    <w:rsid w:val="00B718BA"/>
    <w:rsid w:val="00B71B53"/>
    <w:rsid w:val="00B72CB3"/>
    <w:rsid w:val="00B72F95"/>
    <w:rsid w:val="00B73B7D"/>
    <w:rsid w:val="00B74EAA"/>
    <w:rsid w:val="00B753E4"/>
    <w:rsid w:val="00B75806"/>
    <w:rsid w:val="00B75986"/>
    <w:rsid w:val="00B761C0"/>
    <w:rsid w:val="00B7639E"/>
    <w:rsid w:val="00B769CE"/>
    <w:rsid w:val="00B7743C"/>
    <w:rsid w:val="00B77E48"/>
    <w:rsid w:val="00B80150"/>
    <w:rsid w:val="00B806C2"/>
    <w:rsid w:val="00B807DC"/>
    <w:rsid w:val="00B80A9A"/>
    <w:rsid w:val="00B80C2C"/>
    <w:rsid w:val="00B81064"/>
    <w:rsid w:val="00B812AA"/>
    <w:rsid w:val="00B813B2"/>
    <w:rsid w:val="00B81B98"/>
    <w:rsid w:val="00B81E1A"/>
    <w:rsid w:val="00B8272B"/>
    <w:rsid w:val="00B831DA"/>
    <w:rsid w:val="00B840C0"/>
    <w:rsid w:val="00B8632B"/>
    <w:rsid w:val="00B869D2"/>
    <w:rsid w:val="00B874FD"/>
    <w:rsid w:val="00B9021D"/>
    <w:rsid w:val="00B90B67"/>
    <w:rsid w:val="00B91D46"/>
    <w:rsid w:val="00B92589"/>
    <w:rsid w:val="00B92868"/>
    <w:rsid w:val="00B9559C"/>
    <w:rsid w:val="00B95C39"/>
    <w:rsid w:val="00B95C47"/>
    <w:rsid w:val="00B969CF"/>
    <w:rsid w:val="00B97840"/>
    <w:rsid w:val="00B97BA3"/>
    <w:rsid w:val="00BA0009"/>
    <w:rsid w:val="00BA073A"/>
    <w:rsid w:val="00BA09EB"/>
    <w:rsid w:val="00BA0D6A"/>
    <w:rsid w:val="00BA0E60"/>
    <w:rsid w:val="00BA125F"/>
    <w:rsid w:val="00BA157F"/>
    <w:rsid w:val="00BA1982"/>
    <w:rsid w:val="00BA20C6"/>
    <w:rsid w:val="00BA2DDE"/>
    <w:rsid w:val="00BA3107"/>
    <w:rsid w:val="00BA3679"/>
    <w:rsid w:val="00BA3D04"/>
    <w:rsid w:val="00BA4000"/>
    <w:rsid w:val="00BA58FC"/>
    <w:rsid w:val="00BA6191"/>
    <w:rsid w:val="00BA6C97"/>
    <w:rsid w:val="00BB0303"/>
    <w:rsid w:val="00BB08E9"/>
    <w:rsid w:val="00BB0C04"/>
    <w:rsid w:val="00BB0D70"/>
    <w:rsid w:val="00BB13DB"/>
    <w:rsid w:val="00BB17A4"/>
    <w:rsid w:val="00BB1852"/>
    <w:rsid w:val="00BB2AD2"/>
    <w:rsid w:val="00BB31CE"/>
    <w:rsid w:val="00BB3CF9"/>
    <w:rsid w:val="00BB3E09"/>
    <w:rsid w:val="00BB412F"/>
    <w:rsid w:val="00BB4307"/>
    <w:rsid w:val="00BB48FA"/>
    <w:rsid w:val="00BB6131"/>
    <w:rsid w:val="00BB71DA"/>
    <w:rsid w:val="00BB7E3D"/>
    <w:rsid w:val="00BB7F9F"/>
    <w:rsid w:val="00BC117C"/>
    <w:rsid w:val="00BC1E2F"/>
    <w:rsid w:val="00BC22D0"/>
    <w:rsid w:val="00BC2523"/>
    <w:rsid w:val="00BC37FE"/>
    <w:rsid w:val="00BC3BC4"/>
    <w:rsid w:val="00BC5B72"/>
    <w:rsid w:val="00BC5E31"/>
    <w:rsid w:val="00BC6830"/>
    <w:rsid w:val="00BC6AF7"/>
    <w:rsid w:val="00BC6E3E"/>
    <w:rsid w:val="00BC7EC7"/>
    <w:rsid w:val="00BD0621"/>
    <w:rsid w:val="00BD0901"/>
    <w:rsid w:val="00BD10C7"/>
    <w:rsid w:val="00BD12C1"/>
    <w:rsid w:val="00BD1CE0"/>
    <w:rsid w:val="00BD337E"/>
    <w:rsid w:val="00BD5579"/>
    <w:rsid w:val="00BD5B01"/>
    <w:rsid w:val="00BD6C73"/>
    <w:rsid w:val="00BD775B"/>
    <w:rsid w:val="00BD7C98"/>
    <w:rsid w:val="00BD7EFF"/>
    <w:rsid w:val="00BE0594"/>
    <w:rsid w:val="00BE0AF7"/>
    <w:rsid w:val="00BE0B42"/>
    <w:rsid w:val="00BE0FB4"/>
    <w:rsid w:val="00BE143D"/>
    <w:rsid w:val="00BE167F"/>
    <w:rsid w:val="00BE1F07"/>
    <w:rsid w:val="00BE22F6"/>
    <w:rsid w:val="00BE236B"/>
    <w:rsid w:val="00BE25AF"/>
    <w:rsid w:val="00BE30B4"/>
    <w:rsid w:val="00BE3282"/>
    <w:rsid w:val="00BE36D2"/>
    <w:rsid w:val="00BE381A"/>
    <w:rsid w:val="00BE3DB7"/>
    <w:rsid w:val="00BE3F6D"/>
    <w:rsid w:val="00BE414E"/>
    <w:rsid w:val="00BE4279"/>
    <w:rsid w:val="00BE4811"/>
    <w:rsid w:val="00BE495F"/>
    <w:rsid w:val="00BE5E92"/>
    <w:rsid w:val="00BE6096"/>
    <w:rsid w:val="00BE67B4"/>
    <w:rsid w:val="00BE6B2F"/>
    <w:rsid w:val="00BE79E5"/>
    <w:rsid w:val="00BF0042"/>
    <w:rsid w:val="00BF058A"/>
    <w:rsid w:val="00BF0857"/>
    <w:rsid w:val="00BF0C4E"/>
    <w:rsid w:val="00BF1F13"/>
    <w:rsid w:val="00BF2A47"/>
    <w:rsid w:val="00BF2B3F"/>
    <w:rsid w:val="00BF333E"/>
    <w:rsid w:val="00BF4140"/>
    <w:rsid w:val="00BF489C"/>
    <w:rsid w:val="00BF5ADB"/>
    <w:rsid w:val="00BF5DD7"/>
    <w:rsid w:val="00BF79B2"/>
    <w:rsid w:val="00BF7D3A"/>
    <w:rsid w:val="00C00956"/>
    <w:rsid w:val="00C00F1C"/>
    <w:rsid w:val="00C011B9"/>
    <w:rsid w:val="00C0120A"/>
    <w:rsid w:val="00C03360"/>
    <w:rsid w:val="00C036A0"/>
    <w:rsid w:val="00C03A38"/>
    <w:rsid w:val="00C03DFF"/>
    <w:rsid w:val="00C040AC"/>
    <w:rsid w:val="00C0477D"/>
    <w:rsid w:val="00C047D6"/>
    <w:rsid w:val="00C049F0"/>
    <w:rsid w:val="00C04D72"/>
    <w:rsid w:val="00C050CA"/>
    <w:rsid w:val="00C0574C"/>
    <w:rsid w:val="00C063A1"/>
    <w:rsid w:val="00C06B8E"/>
    <w:rsid w:val="00C0706C"/>
    <w:rsid w:val="00C07578"/>
    <w:rsid w:val="00C07FBF"/>
    <w:rsid w:val="00C1016F"/>
    <w:rsid w:val="00C111B2"/>
    <w:rsid w:val="00C116EC"/>
    <w:rsid w:val="00C11827"/>
    <w:rsid w:val="00C120DD"/>
    <w:rsid w:val="00C12507"/>
    <w:rsid w:val="00C1260F"/>
    <w:rsid w:val="00C12ED1"/>
    <w:rsid w:val="00C13606"/>
    <w:rsid w:val="00C1380E"/>
    <w:rsid w:val="00C13CFF"/>
    <w:rsid w:val="00C15CAB"/>
    <w:rsid w:val="00C15E25"/>
    <w:rsid w:val="00C15EEE"/>
    <w:rsid w:val="00C16671"/>
    <w:rsid w:val="00C16794"/>
    <w:rsid w:val="00C16CFC"/>
    <w:rsid w:val="00C16D0A"/>
    <w:rsid w:val="00C17A98"/>
    <w:rsid w:val="00C17E23"/>
    <w:rsid w:val="00C200D8"/>
    <w:rsid w:val="00C2043E"/>
    <w:rsid w:val="00C204F1"/>
    <w:rsid w:val="00C21817"/>
    <w:rsid w:val="00C21D82"/>
    <w:rsid w:val="00C224A0"/>
    <w:rsid w:val="00C2255B"/>
    <w:rsid w:val="00C23747"/>
    <w:rsid w:val="00C23F5D"/>
    <w:rsid w:val="00C24C14"/>
    <w:rsid w:val="00C24DE9"/>
    <w:rsid w:val="00C256B2"/>
    <w:rsid w:val="00C25AE5"/>
    <w:rsid w:val="00C25E6A"/>
    <w:rsid w:val="00C26F06"/>
    <w:rsid w:val="00C316D3"/>
    <w:rsid w:val="00C31F07"/>
    <w:rsid w:val="00C3234C"/>
    <w:rsid w:val="00C32D9A"/>
    <w:rsid w:val="00C32D9F"/>
    <w:rsid w:val="00C33898"/>
    <w:rsid w:val="00C34265"/>
    <w:rsid w:val="00C34C4A"/>
    <w:rsid w:val="00C35730"/>
    <w:rsid w:val="00C36D66"/>
    <w:rsid w:val="00C36DB1"/>
    <w:rsid w:val="00C40C99"/>
    <w:rsid w:val="00C41A33"/>
    <w:rsid w:val="00C41AA7"/>
    <w:rsid w:val="00C431C7"/>
    <w:rsid w:val="00C43DCF"/>
    <w:rsid w:val="00C43E98"/>
    <w:rsid w:val="00C443EC"/>
    <w:rsid w:val="00C44789"/>
    <w:rsid w:val="00C4497D"/>
    <w:rsid w:val="00C45C93"/>
    <w:rsid w:val="00C45D1C"/>
    <w:rsid w:val="00C45D5C"/>
    <w:rsid w:val="00C47051"/>
    <w:rsid w:val="00C47557"/>
    <w:rsid w:val="00C4790C"/>
    <w:rsid w:val="00C47D3B"/>
    <w:rsid w:val="00C50E6C"/>
    <w:rsid w:val="00C51016"/>
    <w:rsid w:val="00C51C94"/>
    <w:rsid w:val="00C51F92"/>
    <w:rsid w:val="00C523D3"/>
    <w:rsid w:val="00C5276A"/>
    <w:rsid w:val="00C52852"/>
    <w:rsid w:val="00C547DB"/>
    <w:rsid w:val="00C547FE"/>
    <w:rsid w:val="00C5496A"/>
    <w:rsid w:val="00C54B27"/>
    <w:rsid w:val="00C54C1E"/>
    <w:rsid w:val="00C5575F"/>
    <w:rsid w:val="00C564A4"/>
    <w:rsid w:val="00C56C17"/>
    <w:rsid w:val="00C5793A"/>
    <w:rsid w:val="00C6113F"/>
    <w:rsid w:val="00C6129D"/>
    <w:rsid w:val="00C617FE"/>
    <w:rsid w:val="00C61B7D"/>
    <w:rsid w:val="00C61CCA"/>
    <w:rsid w:val="00C61D07"/>
    <w:rsid w:val="00C61DA5"/>
    <w:rsid w:val="00C6222F"/>
    <w:rsid w:val="00C627E4"/>
    <w:rsid w:val="00C62AE6"/>
    <w:rsid w:val="00C63059"/>
    <w:rsid w:val="00C6467F"/>
    <w:rsid w:val="00C64B09"/>
    <w:rsid w:val="00C64CE7"/>
    <w:rsid w:val="00C651CA"/>
    <w:rsid w:val="00C65944"/>
    <w:rsid w:val="00C66951"/>
    <w:rsid w:val="00C66970"/>
    <w:rsid w:val="00C673E7"/>
    <w:rsid w:val="00C67C08"/>
    <w:rsid w:val="00C70205"/>
    <w:rsid w:val="00C70448"/>
    <w:rsid w:val="00C70752"/>
    <w:rsid w:val="00C70EAB"/>
    <w:rsid w:val="00C71A68"/>
    <w:rsid w:val="00C71CB7"/>
    <w:rsid w:val="00C71FBD"/>
    <w:rsid w:val="00C7355F"/>
    <w:rsid w:val="00C741E2"/>
    <w:rsid w:val="00C7460A"/>
    <w:rsid w:val="00C74AD9"/>
    <w:rsid w:val="00C74B1F"/>
    <w:rsid w:val="00C74EE2"/>
    <w:rsid w:val="00C7538A"/>
    <w:rsid w:val="00C7615F"/>
    <w:rsid w:val="00C771C7"/>
    <w:rsid w:val="00C7775D"/>
    <w:rsid w:val="00C77DC1"/>
    <w:rsid w:val="00C80097"/>
    <w:rsid w:val="00C80A5C"/>
    <w:rsid w:val="00C81196"/>
    <w:rsid w:val="00C811A9"/>
    <w:rsid w:val="00C81EDC"/>
    <w:rsid w:val="00C8221A"/>
    <w:rsid w:val="00C826E3"/>
    <w:rsid w:val="00C851E8"/>
    <w:rsid w:val="00C86BCB"/>
    <w:rsid w:val="00C870B8"/>
    <w:rsid w:val="00C8797B"/>
    <w:rsid w:val="00C87996"/>
    <w:rsid w:val="00C9053E"/>
    <w:rsid w:val="00C91E3C"/>
    <w:rsid w:val="00C920E4"/>
    <w:rsid w:val="00C921EF"/>
    <w:rsid w:val="00C922F1"/>
    <w:rsid w:val="00C9259A"/>
    <w:rsid w:val="00C93B88"/>
    <w:rsid w:val="00C9400C"/>
    <w:rsid w:val="00C94835"/>
    <w:rsid w:val="00C9597C"/>
    <w:rsid w:val="00C97C6A"/>
    <w:rsid w:val="00CA02CE"/>
    <w:rsid w:val="00CA07E9"/>
    <w:rsid w:val="00CA0C44"/>
    <w:rsid w:val="00CA0C5E"/>
    <w:rsid w:val="00CA176A"/>
    <w:rsid w:val="00CA1A2B"/>
    <w:rsid w:val="00CA1E7C"/>
    <w:rsid w:val="00CA22F0"/>
    <w:rsid w:val="00CA2675"/>
    <w:rsid w:val="00CA39C1"/>
    <w:rsid w:val="00CA4D8F"/>
    <w:rsid w:val="00CA5863"/>
    <w:rsid w:val="00CA6B2B"/>
    <w:rsid w:val="00CA7802"/>
    <w:rsid w:val="00CB06C0"/>
    <w:rsid w:val="00CB0707"/>
    <w:rsid w:val="00CB0958"/>
    <w:rsid w:val="00CB124E"/>
    <w:rsid w:val="00CB1823"/>
    <w:rsid w:val="00CB1D3A"/>
    <w:rsid w:val="00CB31F2"/>
    <w:rsid w:val="00CB3D46"/>
    <w:rsid w:val="00CB3E2F"/>
    <w:rsid w:val="00CB4602"/>
    <w:rsid w:val="00CB4AF7"/>
    <w:rsid w:val="00CB531B"/>
    <w:rsid w:val="00CB5E2D"/>
    <w:rsid w:val="00CB5FB2"/>
    <w:rsid w:val="00CB6601"/>
    <w:rsid w:val="00CB70B6"/>
    <w:rsid w:val="00CB74E9"/>
    <w:rsid w:val="00CC013B"/>
    <w:rsid w:val="00CC10D6"/>
    <w:rsid w:val="00CC1EA7"/>
    <w:rsid w:val="00CC20CC"/>
    <w:rsid w:val="00CC27D5"/>
    <w:rsid w:val="00CC2EEA"/>
    <w:rsid w:val="00CC33D4"/>
    <w:rsid w:val="00CC45C6"/>
    <w:rsid w:val="00CC5395"/>
    <w:rsid w:val="00CC5467"/>
    <w:rsid w:val="00CC5B6C"/>
    <w:rsid w:val="00CC5FEA"/>
    <w:rsid w:val="00CC6063"/>
    <w:rsid w:val="00CC69D7"/>
    <w:rsid w:val="00CC6D9D"/>
    <w:rsid w:val="00CC75D0"/>
    <w:rsid w:val="00CC7C3D"/>
    <w:rsid w:val="00CD05B8"/>
    <w:rsid w:val="00CD0A27"/>
    <w:rsid w:val="00CD0D17"/>
    <w:rsid w:val="00CD15CD"/>
    <w:rsid w:val="00CD1773"/>
    <w:rsid w:val="00CD1F94"/>
    <w:rsid w:val="00CD387E"/>
    <w:rsid w:val="00CD3DBC"/>
    <w:rsid w:val="00CD3DC5"/>
    <w:rsid w:val="00CD4381"/>
    <w:rsid w:val="00CD4D72"/>
    <w:rsid w:val="00CD50AC"/>
    <w:rsid w:val="00CD51FD"/>
    <w:rsid w:val="00CD5483"/>
    <w:rsid w:val="00CD6745"/>
    <w:rsid w:val="00CD75B0"/>
    <w:rsid w:val="00CD76D7"/>
    <w:rsid w:val="00CD7C40"/>
    <w:rsid w:val="00CE085B"/>
    <w:rsid w:val="00CE143E"/>
    <w:rsid w:val="00CE1463"/>
    <w:rsid w:val="00CE253A"/>
    <w:rsid w:val="00CE37CF"/>
    <w:rsid w:val="00CE3FD6"/>
    <w:rsid w:val="00CE444A"/>
    <w:rsid w:val="00CE5016"/>
    <w:rsid w:val="00CE5350"/>
    <w:rsid w:val="00CE57EC"/>
    <w:rsid w:val="00CE624A"/>
    <w:rsid w:val="00CE688A"/>
    <w:rsid w:val="00CE7834"/>
    <w:rsid w:val="00CE7AE9"/>
    <w:rsid w:val="00CF156D"/>
    <w:rsid w:val="00CF15D4"/>
    <w:rsid w:val="00CF1B0E"/>
    <w:rsid w:val="00CF1EB0"/>
    <w:rsid w:val="00CF1ED2"/>
    <w:rsid w:val="00CF1F2A"/>
    <w:rsid w:val="00CF215F"/>
    <w:rsid w:val="00CF2A74"/>
    <w:rsid w:val="00CF2D4D"/>
    <w:rsid w:val="00CF2EEC"/>
    <w:rsid w:val="00CF48F1"/>
    <w:rsid w:val="00CF4D11"/>
    <w:rsid w:val="00CF665C"/>
    <w:rsid w:val="00CF723A"/>
    <w:rsid w:val="00CF79B2"/>
    <w:rsid w:val="00CF7E49"/>
    <w:rsid w:val="00D00B8C"/>
    <w:rsid w:val="00D02189"/>
    <w:rsid w:val="00D03464"/>
    <w:rsid w:val="00D038C1"/>
    <w:rsid w:val="00D0427D"/>
    <w:rsid w:val="00D04AC1"/>
    <w:rsid w:val="00D053CC"/>
    <w:rsid w:val="00D057E8"/>
    <w:rsid w:val="00D0582E"/>
    <w:rsid w:val="00D05D9D"/>
    <w:rsid w:val="00D06D31"/>
    <w:rsid w:val="00D070AA"/>
    <w:rsid w:val="00D1039D"/>
    <w:rsid w:val="00D10744"/>
    <w:rsid w:val="00D118B1"/>
    <w:rsid w:val="00D119BB"/>
    <w:rsid w:val="00D123A3"/>
    <w:rsid w:val="00D12A1B"/>
    <w:rsid w:val="00D12C50"/>
    <w:rsid w:val="00D131B9"/>
    <w:rsid w:val="00D1352B"/>
    <w:rsid w:val="00D13FF6"/>
    <w:rsid w:val="00D1409C"/>
    <w:rsid w:val="00D146A6"/>
    <w:rsid w:val="00D14AED"/>
    <w:rsid w:val="00D169F0"/>
    <w:rsid w:val="00D16D06"/>
    <w:rsid w:val="00D16FB0"/>
    <w:rsid w:val="00D17110"/>
    <w:rsid w:val="00D205CD"/>
    <w:rsid w:val="00D2136A"/>
    <w:rsid w:val="00D213C0"/>
    <w:rsid w:val="00D21471"/>
    <w:rsid w:val="00D22E1F"/>
    <w:rsid w:val="00D23094"/>
    <w:rsid w:val="00D230BB"/>
    <w:rsid w:val="00D23277"/>
    <w:rsid w:val="00D23F8A"/>
    <w:rsid w:val="00D24715"/>
    <w:rsid w:val="00D25D59"/>
    <w:rsid w:val="00D26EBE"/>
    <w:rsid w:val="00D27BF3"/>
    <w:rsid w:val="00D30A4C"/>
    <w:rsid w:val="00D30EE8"/>
    <w:rsid w:val="00D31D40"/>
    <w:rsid w:val="00D32204"/>
    <w:rsid w:val="00D326BF"/>
    <w:rsid w:val="00D32D87"/>
    <w:rsid w:val="00D32E57"/>
    <w:rsid w:val="00D332F3"/>
    <w:rsid w:val="00D33551"/>
    <w:rsid w:val="00D3423A"/>
    <w:rsid w:val="00D3519F"/>
    <w:rsid w:val="00D35874"/>
    <w:rsid w:val="00D35C90"/>
    <w:rsid w:val="00D35D07"/>
    <w:rsid w:val="00D35DE1"/>
    <w:rsid w:val="00D35FB8"/>
    <w:rsid w:val="00D365F6"/>
    <w:rsid w:val="00D3680E"/>
    <w:rsid w:val="00D36BBE"/>
    <w:rsid w:val="00D36C52"/>
    <w:rsid w:val="00D36D83"/>
    <w:rsid w:val="00D40F55"/>
    <w:rsid w:val="00D41665"/>
    <w:rsid w:val="00D41B2A"/>
    <w:rsid w:val="00D41FB6"/>
    <w:rsid w:val="00D42CB3"/>
    <w:rsid w:val="00D4327B"/>
    <w:rsid w:val="00D43583"/>
    <w:rsid w:val="00D44C51"/>
    <w:rsid w:val="00D44FDA"/>
    <w:rsid w:val="00D45206"/>
    <w:rsid w:val="00D4526B"/>
    <w:rsid w:val="00D45C7A"/>
    <w:rsid w:val="00D46A46"/>
    <w:rsid w:val="00D4702B"/>
    <w:rsid w:val="00D47AB2"/>
    <w:rsid w:val="00D47B1A"/>
    <w:rsid w:val="00D50122"/>
    <w:rsid w:val="00D501A7"/>
    <w:rsid w:val="00D505C2"/>
    <w:rsid w:val="00D50968"/>
    <w:rsid w:val="00D50C32"/>
    <w:rsid w:val="00D5176A"/>
    <w:rsid w:val="00D52731"/>
    <w:rsid w:val="00D53649"/>
    <w:rsid w:val="00D5580C"/>
    <w:rsid w:val="00D559B0"/>
    <w:rsid w:val="00D56137"/>
    <w:rsid w:val="00D56280"/>
    <w:rsid w:val="00D57025"/>
    <w:rsid w:val="00D5708D"/>
    <w:rsid w:val="00D575D7"/>
    <w:rsid w:val="00D5783B"/>
    <w:rsid w:val="00D57A19"/>
    <w:rsid w:val="00D57A81"/>
    <w:rsid w:val="00D57AFB"/>
    <w:rsid w:val="00D602B8"/>
    <w:rsid w:val="00D608A4"/>
    <w:rsid w:val="00D61ACB"/>
    <w:rsid w:val="00D61AED"/>
    <w:rsid w:val="00D61E95"/>
    <w:rsid w:val="00D62A73"/>
    <w:rsid w:val="00D64078"/>
    <w:rsid w:val="00D64108"/>
    <w:rsid w:val="00D66155"/>
    <w:rsid w:val="00D678DF"/>
    <w:rsid w:val="00D70473"/>
    <w:rsid w:val="00D70571"/>
    <w:rsid w:val="00D70E0E"/>
    <w:rsid w:val="00D71A52"/>
    <w:rsid w:val="00D71AC2"/>
    <w:rsid w:val="00D7214C"/>
    <w:rsid w:val="00D739BC"/>
    <w:rsid w:val="00D73B70"/>
    <w:rsid w:val="00D73D20"/>
    <w:rsid w:val="00D73D55"/>
    <w:rsid w:val="00D73E2F"/>
    <w:rsid w:val="00D757F0"/>
    <w:rsid w:val="00D75FF9"/>
    <w:rsid w:val="00D76692"/>
    <w:rsid w:val="00D766A5"/>
    <w:rsid w:val="00D76AF8"/>
    <w:rsid w:val="00D77723"/>
    <w:rsid w:val="00D77744"/>
    <w:rsid w:val="00D77D44"/>
    <w:rsid w:val="00D80031"/>
    <w:rsid w:val="00D801EC"/>
    <w:rsid w:val="00D802FC"/>
    <w:rsid w:val="00D80AE0"/>
    <w:rsid w:val="00D80E02"/>
    <w:rsid w:val="00D80ED0"/>
    <w:rsid w:val="00D81938"/>
    <w:rsid w:val="00D84A63"/>
    <w:rsid w:val="00D84B5C"/>
    <w:rsid w:val="00D85141"/>
    <w:rsid w:val="00D85E78"/>
    <w:rsid w:val="00D8610D"/>
    <w:rsid w:val="00D862F6"/>
    <w:rsid w:val="00D8640F"/>
    <w:rsid w:val="00D86500"/>
    <w:rsid w:val="00D8650B"/>
    <w:rsid w:val="00D86BE9"/>
    <w:rsid w:val="00D8750F"/>
    <w:rsid w:val="00D90171"/>
    <w:rsid w:val="00D90AD3"/>
    <w:rsid w:val="00D91072"/>
    <w:rsid w:val="00D92279"/>
    <w:rsid w:val="00D922BE"/>
    <w:rsid w:val="00D92D5D"/>
    <w:rsid w:val="00D92D91"/>
    <w:rsid w:val="00D94077"/>
    <w:rsid w:val="00D94F7E"/>
    <w:rsid w:val="00D953AB"/>
    <w:rsid w:val="00D95435"/>
    <w:rsid w:val="00D95468"/>
    <w:rsid w:val="00D95F7C"/>
    <w:rsid w:val="00D96410"/>
    <w:rsid w:val="00DA034A"/>
    <w:rsid w:val="00DA1329"/>
    <w:rsid w:val="00DA19EE"/>
    <w:rsid w:val="00DA1A7E"/>
    <w:rsid w:val="00DA1D6A"/>
    <w:rsid w:val="00DA2E15"/>
    <w:rsid w:val="00DA466F"/>
    <w:rsid w:val="00DA645B"/>
    <w:rsid w:val="00DA665A"/>
    <w:rsid w:val="00DA683E"/>
    <w:rsid w:val="00DA6B3E"/>
    <w:rsid w:val="00DA6E9C"/>
    <w:rsid w:val="00DA75D7"/>
    <w:rsid w:val="00DA7E63"/>
    <w:rsid w:val="00DA7FE6"/>
    <w:rsid w:val="00DB0D67"/>
    <w:rsid w:val="00DB13DC"/>
    <w:rsid w:val="00DB1522"/>
    <w:rsid w:val="00DB1C89"/>
    <w:rsid w:val="00DB233E"/>
    <w:rsid w:val="00DB246E"/>
    <w:rsid w:val="00DB28ED"/>
    <w:rsid w:val="00DB29C4"/>
    <w:rsid w:val="00DB3D8A"/>
    <w:rsid w:val="00DB3E81"/>
    <w:rsid w:val="00DB47F4"/>
    <w:rsid w:val="00DB4D6C"/>
    <w:rsid w:val="00DB4F70"/>
    <w:rsid w:val="00DB58C8"/>
    <w:rsid w:val="00DB69FF"/>
    <w:rsid w:val="00DB7B8C"/>
    <w:rsid w:val="00DB7E21"/>
    <w:rsid w:val="00DC0175"/>
    <w:rsid w:val="00DC0A13"/>
    <w:rsid w:val="00DC14AA"/>
    <w:rsid w:val="00DC1B0C"/>
    <w:rsid w:val="00DC1CB5"/>
    <w:rsid w:val="00DC36BA"/>
    <w:rsid w:val="00DC44BF"/>
    <w:rsid w:val="00DC47B9"/>
    <w:rsid w:val="00DC4871"/>
    <w:rsid w:val="00DC523A"/>
    <w:rsid w:val="00DC54D4"/>
    <w:rsid w:val="00DC5641"/>
    <w:rsid w:val="00DC6B75"/>
    <w:rsid w:val="00DC75B6"/>
    <w:rsid w:val="00DD0D00"/>
    <w:rsid w:val="00DD0D0C"/>
    <w:rsid w:val="00DD0EA3"/>
    <w:rsid w:val="00DD1E6D"/>
    <w:rsid w:val="00DD28B9"/>
    <w:rsid w:val="00DD3ABD"/>
    <w:rsid w:val="00DD3DBC"/>
    <w:rsid w:val="00DD410F"/>
    <w:rsid w:val="00DD47FC"/>
    <w:rsid w:val="00DD554A"/>
    <w:rsid w:val="00DD70B0"/>
    <w:rsid w:val="00DD74B4"/>
    <w:rsid w:val="00DD78CE"/>
    <w:rsid w:val="00DD7DB9"/>
    <w:rsid w:val="00DD7FAA"/>
    <w:rsid w:val="00DE0639"/>
    <w:rsid w:val="00DE0EB3"/>
    <w:rsid w:val="00DE0FB8"/>
    <w:rsid w:val="00DE1891"/>
    <w:rsid w:val="00DE1B14"/>
    <w:rsid w:val="00DE22D9"/>
    <w:rsid w:val="00DE2E12"/>
    <w:rsid w:val="00DE318E"/>
    <w:rsid w:val="00DE3308"/>
    <w:rsid w:val="00DE38BC"/>
    <w:rsid w:val="00DE3D43"/>
    <w:rsid w:val="00DE46C4"/>
    <w:rsid w:val="00DE500E"/>
    <w:rsid w:val="00DE504A"/>
    <w:rsid w:val="00DE5207"/>
    <w:rsid w:val="00DE5245"/>
    <w:rsid w:val="00DE5348"/>
    <w:rsid w:val="00DE574B"/>
    <w:rsid w:val="00DE61F1"/>
    <w:rsid w:val="00DE659F"/>
    <w:rsid w:val="00DE7DFE"/>
    <w:rsid w:val="00DE7ED7"/>
    <w:rsid w:val="00DF0716"/>
    <w:rsid w:val="00DF164D"/>
    <w:rsid w:val="00DF1983"/>
    <w:rsid w:val="00DF2010"/>
    <w:rsid w:val="00DF21FF"/>
    <w:rsid w:val="00DF2363"/>
    <w:rsid w:val="00DF2A9E"/>
    <w:rsid w:val="00DF4665"/>
    <w:rsid w:val="00DF576F"/>
    <w:rsid w:val="00DF718F"/>
    <w:rsid w:val="00DF7F7D"/>
    <w:rsid w:val="00E01058"/>
    <w:rsid w:val="00E02C0F"/>
    <w:rsid w:val="00E03AA8"/>
    <w:rsid w:val="00E049A1"/>
    <w:rsid w:val="00E0533A"/>
    <w:rsid w:val="00E0533E"/>
    <w:rsid w:val="00E05433"/>
    <w:rsid w:val="00E054F2"/>
    <w:rsid w:val="00E068F6"/>
    <w:rsid w:val="00E0762F"/>
    <w:rsid w:val="00E07C7F"/>
    <w:rsid w:val="00E107B8"/>
    <w:rsid w:val="00E1136B"/>
    <w:rsid w:val="00E12821"/>
    <w:rsid w:val="00E128E6"/>
    <w:rsid w:val="00E13746"/>
    <w:rsid w:val="00E137A3"/>
    <w:rsid w:val="00E13FC1"/>
    <w:rsid w:val="00E140F4"/>
    <w:rsid w:val="00E144D2"/>
    <w:rsid w:val="00E16D4F"/>
    <w:rsid w:val="00E17151"/>
    <w:rsid w:val="00E201B7"/>
    <w:rsid w:val="00E2047B"/>
    <w:rsid w:val="00E20CC1"/>
    <w:rsid w:val="00E20DDC"/>
    <w:rsid w:val="00E211F5"/>
    <w:rsid w:val="00E212F4"/>
    <w:rsid w:val="00E2172B"/>
    <w:rsid w:val="00E2189A"/>
    <w:rsid w:val="00E21A44"/>
    <w:rsid w:val="00E23024"/>
    <w:rsid w:val="00E234BF"/>
    <w:rsid w:val="00E2414C"/>
    <w:rsid w:val="00E25904"/>
    <w:rsid w:val="00E260F7"/>
    <w:rsid w:val="00E261F9"/>
    <w:rsid w:val="00E27C70"/>
    <w:rsid w:val="00E27CD5"/>
    <w:rsid w:val="00E30291"/>
    <w:rsid w:val="00E3041A"/>
    <w:rsid w:val="00E30B58"/>
    <w:rsid w:val="00E32617"/>
    <w:rsid w:val="00E327FD"/>
    <w:rsid w:val="00E32A95"/>
    <w:rsid w:val="00E330E6"/>
    <w:rsid w:val="00E33E64"/>
    <w:rsid w:val="00E34485"/>
    <w:rsid w:val="00E34A3A"/>
    <w:rsid w:val="00E34C44"/>
    <w:rsid w:val="00E34DB7"/>
    <w:rsid w:val="00E34E81"/>
    <w:rsid w:val="00E355FA"/>
    <w:rsid w:val="00E35E39"/>
    <w:rsid w:val="00E36307"/>
    <w:rsid w:val="00E36838"/>
    <w:rsid w:val="00E36A01"/>
    <w:rsid w:val="00E37EE4"/>
    <w:rsid w:val="00E4022A"/>
    <w:rsid w:val="00E40298"/>
    <w:rsid w:val="00E40DF2"/>
    <w:rsid w:val="00E40E42"/>
    <w:rsid w:val="00E41D88"/>
    <w:rsid w:val="00E41E7A"/>
    <w:rsid w:val="00E42E3A"/>
    <w:rsid w:val="00E43019"/>
    <w:rsid w:val="00E43DC5"/>
    <w:rsid w:val="00E4417B"/>
    <w:rsid w:val="00E44641"/>
    <w:rsid w:val="00E4552D"/>
    <w:rsid w:val="00E45E6A"/>
    <w:rsid w:val="00E45F97"/>
    <w:rsid w:val="00E47D06"/>
    <w:rsid w:val="00E5066E"/>
    <w:rsid w:val="00E507E4"/>
    <w:rsid w:val="00E511F2"/>
    <w:rsid w:val="00E520F3"/>
    <w:rsid w:val="00E52959"/>
    <w:rsid w:val="00E538BB"/>
    <w:rsid w:val="00E5407C"/>
    <w:rsid w:val="00E54970"/>
    <w:rsid w:val="00E54DCA"/>
    <w:rsid w:val="00E562EE"/>
    <w:rsid w:val="00E5655E"/>
    <w:rsid w:val="00E567CF"/>
    <w:rsid w:val="00E56FBB"/>
    <w:rsid w:val="00E60B32"/>
    <w:rsid w:val="00E60D67"/>
    <w:rsid w:val="00E60F85"/>
    <w:rsid w:val="00E62391"/>
    <w:rsid w:val="00E626EC"/>
    <w:rsid w:val="00E629B1"/>
    <w:rsid w:val="00E641CE"/>
    <w:rsid w:val="00E65350"/>
    <w:rsid w:val="00E65CCD"/>
    <w:rsid w:val="00E66315"/>
    <w:rsid w:val="00E66562"/>
    <w:rsid w:val="00E66BCD"/>
    <w:rsid w:val="00E670BB"/>
    <w:rsid w:val="00E673A2"/>
    <w:rsid w:val="00E6789E"/>
    <w:rsid w:val="00E67A3C"/>
    <w:rsid w:val="00E67BFB"/>
    <w:rsid w:val="00E70A39"/>
    <w:rsid w:val="00E70D46"/>
    <w:rsid w:val="00E70F94"/>
    <w:rsid w:val="00E711E9"/>
    <w:rsid w:val="00E71CDB"/>
    <w:rsid w:val="00E71D20"/>
    <w:rsid w:val="00E71F1E"/>
    <w:rsid w:val="00E73049"/>
    <w:rsid w:val="00E73130"/>
    <w:rsid w:val="00E73314"/>
    <w:rsid w:val="00E734D0"/>
    <w:rsid w:val="00E7389D"/>
    <w:rsid w:val="00E744D2"/>
    <w:rsid w:val="00E744DF"/>
    <w:rsid w:val="00E74FEB"/>
    <w:rsid w:val="00E75119"/>
    <w:rsid w:val="00E75323"/>
    <w:rsid w:val="00E764E5"/>
    <w:rsid w:val="00E76775"/>
    <w:rsid w:val="00E76E49"/>
    <w:rsid w:val="00E77AAF"/>
    <w:rsid w:val="00E77BD1"/>
    <w:rsid w:val="00E77F00"/>
    <w:rsid w:val="00E8113F"/>
    <w:rsid w:val="00E8196C"/>
    <w:rsid w:val="00E81B91"/>
    <w:rsid w:val="00E832C1"/>
    <w:rsid w:val="00E8376B"/>
    <w:rsid w:val="00E83E91"/>
    <w:rsid w:val="00E840E6"/>
    <w:rsid w:val="00E84675"/>
    <w:rsid w:val="00E853ED"/>
    <w:rsid w:val="00E8587C"/>
    <w:rsid w:val="00E85EC3"/>
    <w:rsid w:val="00E86936"/>
    <w:rsid w:val="00E87FF2"/>
    <w:rsid w:val="00E901BA"/>
    <w:rsid w:val="00E90E0E"/>
    <w:rsid w:val="00E9112F"/>
    <w:rsid w:val="00E91A5A"/>
    <w:rsid w:val="00E91C7D"/>
    <w:rsid w:val="00E92731"/>
    <w:rsid w:val="00E93003"/>
    <w:rsid w:val="00E93161"/>
    <w:rsid w:val="00E9366C"/>
    <w:rsid w:val="00E93B64"/>
    <w:rsid w:val="00E94247"/>
    <w:rsid w:val="00E946B7"/>
    <w:rsid w:val="00E94941"/>
    <w:rsid w:val="00E94E96"/>
    <w:rsid w:val="00E95485"/>
    <w:rsid w:val="00E959C7"/>
    <w:rsid w:val="00E95D25"/>
    <w:rsid w:val="00E9659F"/>
    <w:rsid w:val="00E968A6"/>
    <w:rsid w:val="00E96902"/>
    <w:rsid w:val="00E96DC9"/>
    <w:rsid w:val="00E972F8"/>
    <w:rsid w:val="00E977F8"/>
    <w:rsid w:val="00E97A03"/>
    <w:rsid w:val="00E97B89"/>
    <w:rsid w:val="00EA0108"/>
    <w:rsid w:val="00EA096F"/>
    <w:rsid w:val="00EA0997"/>
    <w:rsid w:val="00EA0E04"/>
    <w:rsid w:val="00EA1660"/>
    <w:rsid w:val="00EA2BF9"/>
    <w:rsid w:val="00EA39F5"/>
    <w:rsid w:val="00EA3C39"/>
    <w:rsid w:val="00EA3D28"/>
    <w:rsid w:val="00EA5ABB"/>
    <w:rsid w:val="00EA63B6"/>
    <w:rsid w:val="00EA64C2"/>
    <w:rsid w:val="00EA6689"/>
    <w:rsid w:val="00EA6893"/>
    <w:rsid w:val="00EA6A31"/>
    <w:rsid w:val="00EA7688"/>
    <w:rsid w:val="00EB04FF"/>
    <w:rsid w:val="00EB07FD"/>
    <w:rsid w:val="00EB0EBF"/>
    <w:rsid w:val="00EB240C"/>
    <w:rsid w:val="00EB299F"/>
    <w:rsid w:val="00EB30E2"/>
    <w:rsid w:val="00EB33C7"/>
    <w:rsid w:val="00EB4CFE"/>
    <w:rsid w:val="00EB5877"/>
    <w:rsid w:val="00EB5A30"/>
    <w:rsid w:val="00EB5B12"/>
    <w:rsid w:val="00EB7848"/>
    <w:rsid w:val="00EB7E3B"/>
    <w:rsid w:val="00EB7E7F"/>
    <w:rsid w:val="00EC073F"/>
    <w:rsid w:val="00EC07BB"/>
    <w:rsid w:val="00EC0C6E"/>
    <w:rsid w:val="00EC0D6F"/>
    <w:rsid w:val="00EC0EDD"/>
    <w:rsid w:val="00EC11D7"/>
    <w:rsid w:val="00EC1D4F"/>
    <w:rsid w:val="00EC269F"/>
    <w:rsid w:val="00EC347F"/>
    <w:rsid w:val="00EC3881"/>
    <w:rsid w:val="00EC3D1D"/>
    <w:rsid w:val="00EC41CF"/>
    <w:rsid w:val="00EC6370"/>
    <w:rsid w:val="00EC7DDF"/>
    <w:rsid w:val="00ED0277"/>
    <w:rsid w:val="00ED044B"/>
    <w:rsid w:val="00ED0B70"/>
    <w:rsid w:val="00ED0BE2"/>
    <w:rsid w:val="00ED1730"/>
    <w:rsid w:val="00ED17C9"/>
    <w:rsid w:val="00ED2234"/>
    <w:rsid w:val="00ED296A"/>
    <w:rsid w:val="00ED2B16"/>
    <w:rsid w:val="00ED3BA2"/>
    <w:rsid w:val="00ED3BC5"/>
    <w:rsid w:val="00ED4154"/>
    <w:rsid w:val="00ED472B"/>
    <w:rsid w:val="00ED60DE"/>
    <w:rsid w:val="00ED6D55"/>
    <w:rsid w:val="00ED75C7"/>
    <w:rsid w:val="00EE0378"/>
    <w:rsid w:val="00EE16DA"/>
    <w:rsid w:val="00EE1C0E"/>
    <w:rsid w:val="00EE2170"/>
    <w:rsid w:val="00EE2A7A"/>
    <w:rsid w:val="00EE346E"/>
    <w:rsid w:val="00EE381A"/>
    <w:rsid w:val="00EE4A57"/>
    <w:rsid w:val="00EE6535"/>
    <w:rsid w:val="00EE6941"/>
    <w:rsid w:val="00EE76F7"/>
    <w:rsid w:val="00EE7F56"/>
    <w:rsid w:val="00EF00B4"/>
    <w:rsid w:val="00EF012D"/>
    <w:rsid w:val="00EF0169"/>
    <w:rsid w:val="00EF04CE"/>
    <w:rsid w:val="00EF084C"/>
    <w:rsid w:val="00EF0CCD"/>
    <w:rsid w:val="00EF154A"/>
    <w:rsid w:val="00EF17B0"/>
    <w:rsid w:val="00EF1F82"/>
    <w:rsid w:val="00EF2120"/>
    <w:rsid w:val="00EF2D62"/>
    <w:rsid w:val="00EF2E34"/>
    <w:rsid w:val="00EF3042"/>
    <w:rsid w:val="00EF35D6"/>
    <w:rsid w:val="00EF3864"/>
    <w:rsid w:val="00EF39E2"/>
    <w:rsid w:val="00EF3DAF"/>
    <w:rsid w:val="00EF48F4"/>
    <w:rsid w:val="00EF4F63"/>
    <w:rsid w:val="00EF6295"/>
    <w:rsid w:val="00EF6359"/>
    <w:rsid w:val="00EF7102"/>
    <w:rsid w:val="00F005E9"/>
    <w:rsid w:val="00F00C03"/>
    <w:rsid w:val="00F026E6"/>
    <w:rsid w:val="00F02895"/>
    <w:rsid w:val="00F03F72"/>
    <w:rsid w:val="00F05A02"/>
    <w:rsid w:val="00F066BE"/>
    <w:rsid w:val="00F06B5B"/>
    <w:rsid w:val="00F070EA"/>
    <w:rsid w:val="00F10A04"/>
    <w:rsid w:val="00F10D75"/>
    <w:rsid w:val="00F10F46"/>
    <w:rsid w:val="00F110BB"/>
    <w:rsid w:val="00F11F34"/>
    <w:rsid w:val="00F120AD"/>
    <w:rsid w:val="00F1271F"/>
    <w:rsid w:val="00F12906"/>
    <w:rsid w:val="00F134D3"/>
    <w:rsid w:val="00F13BD8"/>
    <w:rsid w:val="00F13C28"/>
    <w:rsid w:val="00F149DB"/>
    <w:rsid w:val="00F16285"/>
    <w:rsid w:val="00F16653"/>
    <w:rsid w:val="00F17547"/>
    <w:rsid w:val="00F2071E"/>
    <w:rsid w:val="00F21572"/>
    <w:rsid w:val="00F21610"/>
    <w:rsid w:val="00F2375A"/>
    <w:rsid w:val="00F26280"/>
    <w:rsid w:val="00F267FE"/>
    <w:rsid w:val="00F27B57"/>
    <w:rsid w:val="00F27C09"/>
    <w:rsid w:val="00F27E66"/>
    <w:rsid w:val="00F3040B"/>
    <w:rsid w:val="00F305B5"/>
    <w:rsid w:val="00F30BE4"/>
    <w:rsid w:val="00F31487"/>
    <w:rsid w:val="00F3191F"/>
    <w:rsid w:val="00F31E53"/>
    <w:rsid w:val="00F3217A"/>
    <w:rsid w:val="00F323D9"/>
    <w:rsid w:val="00F328AA"/>
    <w:rsid w:val="00F32AC8"/>
    <w:rsid w:val="00F334B5"/>
    <w:rsid w:val="00F33869"/>
    <w:rsid w:val="00F348EA"/>
    <w:rsid w:val="00F35DA0"/>
    <w:rsid w:val="00F36237"/>
    <w:rsid w:val="00F36C7F"/>
    <w:rsid w:val="00F36CEF"/>
    <w:rsid w:val="00F36D8D"/>
    <w:rsid w:val="00F36F06"/>
    <w:rsid w:val="00F405DA"/>
    <w:rsid w:val="00F4119F"/>
    <w:rsid w:val="00F4268C"/>
    <w:rsid w:val="00F4283E"/>
    <w:rsid w:val="00F43ABB"/>
    <w:rsid w:val="00F43DAB"/>
    <w:rsid w:val="00F44102"/>
    <w:rsid w:val="00F44693"/>
    <w:rsid w:val="00F44DEB"/>
    <w:rsid w:val="00F45C3D"/>
    <w:rsid w:val="00F45D51"/>
    <w:rsid w:val="00F46526"/>
    <w:rsid w:val="00F50271"/>
    <w:rsid w:val="00F503A4"/>
    <w:rsid w:val="00F50B68"/>
    <w:rsid w:val="00F50EE0"/>
    <w:rsid w:val="00F51C84"/>
    <w:rsid w:val="00F51CA3"/>
    <w:rsid w:val="00F53B76"/>
    <w:rsid w:val="00F53D1F"/>
    <w:rsid w:val="00F54694"/>
    <w:rsid w:val="00F54992"/>
    <w:rsid w:val="00F559F2"/>
    <w:rsid w:val="00F562B3"/>
    <w:rsid w:val="00F5792D"/>
    <w:rsid w:val="00F60022"/>
    <w:rsid w:val="00F6037B"/>
    <w:rsid w:val="00F60407"/>
    <w:rsid w:val="00F609BB"/>
    <w:rsid w:val="00F6107E"/>
    <w:rsid w:val="00F622AF"/>
    <w:rsid w:val="00F629D0"/>
    <w:rsid w:val="00F63238"/>
    <w:rsid w:val="00F63784"/>
    <w:rsid w:val="00F63D03"/>
    <w:rsid w:val="00F645B4"/>
    <w:rsid w:val="00F65010"/>
    <w:rsid w:val="00F65F8E"/>
    <w:rsid w:val="00F66003"/>
    <w:rsid w:val="00F6749B"/>
    <w:rsid w:val="00F677E5"/>
    <w:rsid w:val="00F67CB4"/>
    <w:rsid w:val="00F70610"/>
    <w:rsid w:val="00F70927"/>
    <w:rsid w:val="00F70A99"/>
    <w:rsid w:val="00F71302"/>
    <w:rsid w:val="00F71E05"/>
    <w:rsid w:val="00F7256C"/>
    <w:rsid w:val="00F742DA"/>
    <w:rsid w:val="00F74370"/>
    <w:rsid w:val="00F75676"/>
    <w:rsid w:val="00F756A2"/>
    <w:rsid w:val="00F764B1"/>
    <w:rsid w:val="00F76684"/>
    <w:rsid w:val="00F77E25"/>
    <w:rsid w:val="00F80277"/>
    <w:rsid w:val="00F8044F"/>
    <w:rsid w:val="00F81129"/>
    <w:rsid w:val="00F811D9"/>
    <w:rsid w:val="00F81315"/>
    <w:rsid w:val="00F814DA"/>
    <w:rsid w:val="00F81C2B"/>
    <w:rsid w:val="00F81E0B"/>
    <w:rsid w:val="00F81E10"/>
    <w:rsid w:val="00F82C82"/>
    <w:rsid w:val="00F844C7"/>
    <w:rsid w:val="00F84FAB"/>
    <w:rsid w:val="00F85761"/>
    <w:rsid w:val="00F85C45"/>
    <w:rsid w:val="00F86891"/>
    <w:rsid w:val="00F86A01"/>
    <w:rsid w:val="00F873B1"/>
    <w:rsid w:val="00F87528"/>
    <w:rsid w:val="00F87E5C"/>
    <w:rsid w:val="00F87F17"/>
    <w:rsid w:val="00F9096D"/>
    <w:rsid w:val="00F90F8D"/>
    <w:rsid w:val="00F91060"/>
    <w:rsid w:val="00F915B1"/>
    <w:rsid w:val="00F9179F"/>
    <w:rsid w:val="00F91CC7"/>
    <w:rsid w:val="00F91D13"/>
    <w:rsid w:val="00F925DC"/>
    <w:rsid w:val="00F93841"/>
    <w:rsid w:val="00F93E6F"/>
    <w:rsid w:val="00F940BE"/>
    <w:rsid w:val="00F95373"/>
    <w:rsid w:val="00F95393"/>
    <w:rsid w:val="00F95489"/>
    <w:rsid w:val="00F9575F"/>
    <w:rsid w:val="00F95FBA"/>
    <w:rsid w:val="00F9684D"/>
    <w:rsid w:val="00FA067C"/>
    <w:rsid w:val="00FA1066"/>
    <w:rsid w:val="00FA1A39"/>
    <w:rsid w:val="00FA1AA5"/>
    <w:rsid w:val="00FA33FA"/>
    <w:rsid w:val="00FA43D5"/>
    <w:rsid w:val="00FA4437"/>
    <w:rsid w:val="00FA55AA"/>
    <w:rsid w:val="00FA5FFB"/>
    <w:rsid w:val="00FA6BD6"/>
    <w:rsid w:val="00FA78E0"/>
    <w:rsid w:val="00FA7DFA"/>
    <w:rsid w:val="00FB03BB"/>
    <w:rsid w:val="00FB1072"/>
    <w:rsid w:val="00FB1985"/>
    <w:rsid w:val="00FB219B"/>
    <w:rsid w:val="00FB22D6"/>
    <w:rsid w:val="00FB2512"/>
    <w:rsid w:val="00FB270D"/>
    <w:rsid w:val="00FB2940"/>
    <w:rsid w:val="00FB2BE4"/>
    <w:rsid w:val="00FB4100"/>
    <w:rsid w:val="00FB439A"/>
    <w:rsid w:val="00FB447A"/>
    <w:rsid w:val="00FB46CB"/>
    <w:rsid w:val="00FB5D51"/>
    <w:rsid w:val="00FB65D6"/>
    <w:rsid w:val="00FB6738"/>
    <w:rsid w:val="00FB6FFD"/>
    <w:rsid w:val="00FB73D8"/>
    <w:rsid w:val="00FB79D3"/>
    <w:rsid w:val="00FB7DD5"/>
    <w:rsid w:val="00FC01B5"/>
    <w:rsid w:val="00FC0D0A"/>
    <w:rsid w:val="00FC0EB2"/>
    <w:rsid w:val="00FC1AEC"/>
    <w:rsid w:val="00FC1CBD"/>
    <w:rsid w:val="00FC3666"/>
    <w:rsid w:val="00FC3738"/>
    <w:rsid w:val="00FC3F25"/>
    <w:rsid w:val="00FC54E9"/>
    <w:rsid w:val="00FC5D54"/>
    <w:rsid w:val="00FC7F77"/>
    <w:rsid w:val="00FD03AA"/>
    <w:rsid w:val="00FD097D"/>
    <w:rsid w:val="00FD1027"/>
    <w:rsid w:val="00FD1EFE"/>
    <w:rsid w:val="00FD32CD"/>
    <w:rsid w:val="00FD46E1"/>
    <w:rsid w:val="00FD47F6"/>
    <w:rsid w:val="00FD482D"/>
    <w:rsid w:val="00FD5AAB"/>
    <w:rsid w:val="00FD5FCE"/>
    <w:rsid w:val="00FD694F"/>
    <w:rsid w:val="00FD7241"/>
    <w:rsid w:val="00FD7351"/>
    <w:rsid w:val="00FD7D6C"/>
    <w:rsid w:val="00FD7E98"/>
    <w:rsid w:val="00FE0C3F"/>
    <w:rsid w:val="00FE16D7"/>
    <w:rsid w:val="00FE17B0"/>
    <w:rsid w:val="00FE1DE3"/>
    <w:rsid w:val="00FE31E5"/>
    <w:rsid w:val="00FE4239"/>
    <w:rsid w:val="00FE461D"/>
    <w:rsid w:val="00FE6825"/>
    <w:rsid w:val="00FF0093"/>
    <w:rsid w:val="00FF3201"/>
    <w:rsid w:val="00FF506E"/>
    <w:rsid w:val="00FF557B"/>
    <w:rsid w:val="00FF64D8"/>
    <w:rsid w:val="00FF69E2"/>
    <w:rsid w:val="00FF6D4E"/>
    <w:rsid w:val="00FF7785"/>
    <w:rsid w:val="00FF77B6"/>
    <w:rsid w:val="00FF7B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C1D1D0F"/>
  <w15:chartTrackingRefBased/>
  <w15:docId w15:val="{F3A7DA4A-A6DA-F14B-A677-2F5BB928E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F77B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F77B6"/>
    <w:rPr>
      <w:rFonts w:ascii="Times New Roman" w:hAnsi="Times New Roman" w:cs="Times New Roman"/>
      <w:sz w:val="18"/>
      <w:szCs w:val="18"/>
    </w:rPr>
  </w:style>
  <w:style w:type="paragraph" w:styleId="ListParagraph">
    <w:name w:val="List Paragraph"/>
    <w:basedOn w:val="Normal"/>
    <w:link w:val="ListParagraphChar"/>
    <w:uiPriority w:val="34"/>
    <w:qFormat/>
    <w:rsid w:val="00993835"/>
    <w:pPr>
      <w:ind w:left="720"/>
      <w:contextualSpacing/>
    </w:pPr>
  </w:style>
  <w:style w:type="character" w:styleId="Hyperlink">
    <w:name w:val="Hyperlink"/>
    <w:basedOn w:val="DefaultParagraphFont"/>
    <w:uiPriority w:val="99"/>
    <w:unhideWhenUsed/>
    <w:rsid w:val="00B536F3"/>
    <w:rPr>
      <w:color w:val="0563C1" w:themeColor="hyperlink"/>
      <w:u w:val="single"/>
    </w:rPr>
  </w:style>
  <w:style w:type="character" w:styleId="UnresolvedMention">
    <w:name w:val="Unresolved Mention"/>
    <w:basedOn w:val="DefaultParagraphFont"/>
    <w:uiPriority w:val="99"/>
    <w:semiHidden/>
    <w:unhideWhenUsed/>
    <w:rsid w:val="00B536F3"/>
    <w:rPr>
      <w:color w:val="605E5C"/>
      <w:shd w:val="clear" w:color="auto" w:fill="E1DFDD"/>
    </w:rPr>
  </w:style>
  <w:style w:type="paragraph" w:customStyle="1" w:styleId="EndNoteBibliographyTitle">
    <w:name w:val="EndNote Bibliography Title"/>
    <w:basedOn w:val="Normal"/>
    <w:link w:val="EndNoteBibliographyTitleChar"/>
    <w:rsid w:val="007124EC"/>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7124EC"/>
    <w:rPr>
      <w:rFonts w:ascii="Calibri" w:hAnsi="Calibri" w:cs="Calibri"/>
    </w:rPr>
  </w:style>
  <w:style w:type="paragraph" w:customStyle="1" w:styleId="EndNoteBibliography">
    <w:name w:val="EndNote Bibliography"/>
    <w:basedOn w:val="Normal"/>
    <w:link w:val="EndNoteBibliographyChar"/>
    <w:rsid w:val="007124EC"/>
    <w:rPr>
      <w:rFonts w:ascii="Calibri" w:hAnsi="Calibri" w:cs="Calibri"/>
    </w:rPr>
  </w:style>
  <w:style w:type="character" w:customStyle="1" w:styleId="EndNoteBibliographyChar">
    <w:name w:val="EndNote Bibliography Char"/>
    <w:basedOn w:val="DefaultParagraphFont"/>
    <w:link w:val="EndNoteBibliography"/>
    <w:rsid w:val="007124EC"/>
    <w:rPr>
      <w:rFonts w:ascii="Calibri" w:hAnsi="Calibri" w:cs="Calibri"/>
    </w:rPr>
  </w:style>
  <w:style w:type="paragraph" w:styleId="Header">
    <w:name w:val="header"/>
    <w:basedOn w:val="Normal"/>
    <w:link w:val="HeaderChar"/>
    <w:uiPriority w:val="99"/>
    <w:unhideWhenUsed/>
    <w:rsid w:val="00C97C6A"/>
    <w:pPr>
      <w:tabs>
        <w:tab w:val="center" w:pos="4680"/>
        <w:tab w:val="right" w:pos="9360"/>
      </w:tabs>
    </w:pPr>
  </w:style>
  <w:style w:type="character" w:customStyle="1" w:styleId="HeaderChar">
    <w:name w:val="Header Char"/>
    <w:basedOn w:val="DefaultParagraphFont"/>
    <w:link w:val="Header"/>
    <w:uiPriority w:val="99"/>
    <w:rsid w:val="00C97C6A"/>
  </w:style>
  <w:style w:type="paragraph" w:styleId="Footer">
    <w:name w:val="footer"/>
    <w:basedOn w:val="Normal"/>
    <w:link w:val="FooterChar"/>
    <w:uiPriority w:val="99"/>
    <w:unhideWhenUsed/>
    <w:rsid w:val="00C97C6A"/>
    <w:pPr>
      <w:tabs>
        <w:tab w:val="center" w:pos="4680"/>
        <w:tab w:val="right" w:pos="9360"/>
      </w:tabs>
    </w:pPr>
  </w:style>
  <w:style w:type="character" w:customStyle="1" w:styleId="FooterChar">
    <w:name w:val="Footer Char"/>
    <w:basedOn w:val="DefaultParagraphFont"/>
    <w:link w:val="Footer"/>
    <w:uiPriority w:val="99"/>
    <w:rsid w:val="00C97C6A"/>
  </w:style>
  <w:style w:type="character" w:styleId="LineNumber">
    <w:name w:val="line number"/>
    <w:basedOn w:val="DefaultParagraphFont"/>
    <w:uiPriority w:val="99"/>
    <w:semiHidden/>
    <w:unhideWhenUsed/>
    <w:rsid w:val="008A7123"/>
  </w:style>
  <w:style w:type="character" w:customStyle="1" w:styleId="MTEquationSection">
    <w:name w:val="MTEquationSection"/>
    <w:basedOn w:val="DefaultParagraphFont"/>
    <w:rsid w:val="00102F62"/>
    <w:rPr>
      <w:rFonts w:asciiTheme="minorBidi" w:hAnsiTheme="minorBidi"/>
      <w:b/>
      <w:bCs/>
      <w:vanish/>
      <w:color w:val="FF0000"/>
      <w:sz w:val="28"/>
      <w:szCs w:val="28"/>
    </w:rPr>
  </w:style>
  <w:style w:type="paragraph" w:customStyle="1" w:styleId="MTDisplayEquation">
    <w:name w:val="MTDisplayEquation"/>
    <w:basedOn w:val="Normal"/>
    <w:next w:val="Normal"/>
    <w:link w:val="MTDisplayEquationChar"/>
    <w:rsid w:val="007E3559"/>
    <w:pPr>
      <w:tabs>
        <w:tab w:val="center" w:pos="4680"/>
        <w:tab w:val="right" w:pos="9360"/>
      </w:tabs>
      <w:spacing w:line="276" w:lineRule="auto"/>
      <w:ind w:firstLine="720"/>
      <w:jc w:val="both"/>
    </w:pPr>
    <w:rPr>
      <w:rFonts w:ascii="Arial" w:hAnsi="Arial"/>
      <w:b/>
      <w:sz w:val="22"/>
      <w:szCs w:val="22"/>
    </w:rPr>
  </w:style>
  <w:style w:type="character" w:customStyle="1" w:styleId="MTDisplayEquationChar">
    <w:name w:val="MTDisplayEquation Char"/>
    <w:basedOn w:val="DefaultParagraphFont"/>
    <w:link w:val="MTDisplayEquation"/>
    <w:rsid w:val="007E3559"/>
    <w:rPr>
      <w:rFonts w:ascii="Arial" w:hAnsi="Arial"/>
      <w:b/>
      <w:sz w:val="22"/>
      <w:szCs w:val="22"/>
    </w:rPr>
  </w:style>
  <w:style w:type="character" w:customStyle="1" w:styleId="ListParagraphChar">
    <w:name w:val="List Paragraph Char"/>
    <w:basedOn w:val="DefaultParagraphFont"/>
    <w:link w:val="ListParagraph"/>
    <w:uiPriority w:val="34"/>
    <w:rsid w:val="0057727C"/>
  </w:style>
  <w:style w:type="table" w:styleId="TableGrid">
    <w:name w:val="Table Grid"/>
    <w:basedOn w:val="TableNormal"/>
    <w:uiPriority w:val="39"/>
    <w:rsid w:val="00047B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21634"/>
    <w:rPr>
      <w:color w:val="808080"/>
    </w:rPr>
  </w:style>
  <w:style w:type="character" w:styleId="CommentReference">
    <w:name w:val="annotation reference"/>
    <w:basedOn w:val="DefaultParagraphFont"/>
    <w:uiPriority w:val="99"/>
    <w:semiHidden/>
    <w:unhideWhenUsed/>
    <w:rsid w:val="00D40F55"/>
    <w:rPr>
      <w:sz w:val="16"/>
      <w:szCs w:val="16"/>
    </w:rPr>
  </w:style>
  <w:style w:type="paragraph" w:styleId="CommentText">
    <w:name w:val="annotation text"/>
    <w:basedOn w:val="Normal"/>
    <w:link w:val="CommentTextChar"/>
    <w:uiPriority w:val="99"/>
    <w:semiHidden/>
    <w:unhideWhenUsed/>
    <w:rsid w:val="00D40F55"/>
    <w:rPr>
      <w:sz w:val="20"/>
      <w:szCs w:val="20"/>
    </w:rPr>
  </w:style>
  <w:style w:type="character" w:customStyle="1" w:styleId="CommentTextChar">
    <w:name w:val="Comment Text Char"/>
    <w:basedOn w:val="DefaultParagraphFont"/>
    <w:link w:val="CommentText"/>
    <w:uiPriority w:val="99"/>
    <w:semiHidden/>
    <w:rsid w:val="00D40F55"/>
    <w:rPr>
      <w:sz w:val="20"/>
      <w:szCs w:val="20"/>
    </w:rPr>
  </w:style>
  <w:style w:type="paragraph" w:styleId="CommentSubject">
    <w:name w:val="annotation subject"/>
    <w:basedOn w:val="CommentText"/>
    <w:next w:val="CommentText"/>
    <w:link w:val="CommentSubjectChar"/>
    <w:uiPriority w:val="99"/>
    <w:semiHidden/>
    <w:unhideWhenUsed/>
    <w:rsid w:val="00D40F55"/>
    <w:rPr>
      <w:b/>
      <w:bCs/>
    </w:rPr>
  </w:style>
  <w:style w:type="character" w:customStyle="1" w:styleId="CommentSubjectChar">
    <w:name w:val="Comment Subject Char"/>
    <w:basedOn w:val="CommentTextChar"/>
    <w:link w:val="CommentSubject"/>
    <w:uiPriority w:val="99"/>
    <w:semiHidden/>
    <w:rsid w:val="00D40F55"/>
    <w:rPr>
      <w:b/>
      <w:bCs/>
      <w:sz w:val="20"/>
      <w:szCs w:val="20"/>
    </w:rPr>
  </w:style>
  <w:style w:type="character" w:styleId="PageNumber">
    <w:name w:val="page number"/>
    <w:basedOn w:val="DefaultParagraphFont"/>
    <w:uiPriority w:val="99"/>
    <w:semiHidden/>
    <w:unhideWhenUsed/>
    <w:rsid w:val="006F4CA8"/>
  </w:style>
  <w:style w:type="paragraph" w:styleId="Revision">
    <w:name w:val="Revision"/>
    <w:hidden/>
    <w:uiPriority w:val="99"/>
    <w:semiHidden/>
    <w:rsid w:val="004F22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164057">
      <w:bodyDiv w:val="1"/>
      <w:marLeft w:val="0"/>
      <w:marRight w:val="0"/>
      <w:marTop w:val="0"/>
      <w:marBottom w:val="0"/>
      <w:divBdr>
        <w:top w:val="none" w:sz="0" w:space="0" w:color="auto"/>
        <w:left w:val="none" w:sz="0" w:space="0" w:color="auto"/>
        <w:bottom w:val="none" w:sz="0" w:space="0" w:color="auto"/>
        <w:right w:val="none" w:sz="0" w:space="0" w:color="auto"/>
      </w:divBdr>
    </w:div>
    <w:div w:id="774984655">
      <w:bodyDiv w:val="1"/>
      <w:marLeft w:val="0"/>
      <w:marRight w:val="0"/>
      <w:marTop w:val="0"/>
      <w:marBottom w:val="0"/>
      <w:divBdr>
        <w:top w:val="none" w:sz="0" w:space="0" w:color="auto"/>
        <w:left w:val="none" w:sz="0" w:space="0" w:color="auto"/>
        <w:bottom w:val="none" w:sz="0" w:space="0" w:color="auto"/>
        <w:right w:val="none" w:sz="0" w:space="0" w:color="auto"/>
      </w:divBdr>
      <w:divsChild>
        <w:div w:id="1646279295">
          <w:marLeft w:val="0"/>
          <w:marRight w:val="0"/>
          <w:marTop w:val="0"/>
          <w:marBottom w:val="0"/>
          <w:divBdr>
            <w:top w:val="none" w:sz="0" w:space="0" w:color="auto"/>
            <w:left w:val="none" w:sz="0" w:space="0" w:color="auto"/>
            <w:bottom w:val="none" w:sz="0" w:space="0" w:color="auto"/>
            <w:right w:val="none" w:sz="0" w:space="0" w:color="auto"/>
          </w:divBdr>
          <w:divsChild>
            <w:div w:id="1190410994">
              <w:marLeft w:val="0"/>
              <w:marRight w:val="0"/>
              <w:marTop w:val="0"/>
              <w:marBottom w:val="0"/>
              <w:divBdr>
                <w:top w:val="none" w:sz="0" w:space="0" w:color="auto"/>
                <w:left w:val="none" w:sz="0" w:space="0" w:color="auto"/>
                <w:bottom w:val="none" w:sz="0" w:space="0" w:color="auto"/>
                <w:right w:val="none" w:sz="0" w:space="0" w:color="auto"/>
              </w:divBdr>
              <w:divsChild>
                <w:div w:id="1098253908">
                  <w:marLeft w:val="0"/>
                  <w:marRight w:val="0"/>
                  <w:marTop w:val="0"/>
                  <w:marBottom w:val="0"/>
                  <w:divBdr>
                    <w:top w:val="none" w:sz="0" w:space="0" w:color="auto"/>
                    <w:left w:val="none" w:sz="0" w:space="0" w:color="auto"/>
                    <w:bottom w:val="none" w:sz="0" w:space="0" w:color="auto"/>
                    <w:right w:val="none" w:sz="0" w:space="0" w:color="auto"/>
                  </w:divBdr>
                  <w:divsChild>
                    <w:div w:id="136015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514829">
      <w:bodyDiv w:val="1"/>
      <w:marLeft w:val="0"/>
      <w:marRight w:val="0"/>
      <w:marTop w:val="0"/>
      <w:marBottom w:val="0"/>
      <w:divBdr>
        <w:top w:val="none" w:sz="0" w:space="0" w:color="auto"/>
        <w:left w:val="none" w:sz="0" w:space="0" w:color="auto"/>
        <w:bottom w:val="none" w:sz="0" w:space="0" w:color="auto"/>
        <w:right w:val="none" w:sz="0" w:space="0" w:color="auto"/>
      </w:divBdr>
      <w:divsChild>
        <w:div w:id="1758744976">
          <w:marLeft w:val="0"/>
          <w:marRight w:val="0"/>
          <w:marTop w:val="0"/>
          <w:marBottom w:val="0"/>
          <w:divBdr>
            <w:top w:val="none" w:sz="0" w:space="0" w:color="auto"/>
            <w:left w:val="none" w:sz="0" w:space="0" w:color="auto"/>
            <w:bottom w:val="none" w:sz="0" w:space="0" w:color="auto"/>
            <w:right w:val="none" w:sz="0" w:space="0" w:color="auto"/>
          </w:divBdr>
          <w:divsChild>
            <w:div w:id="1395154630">
              <w:marLeft w:val="0"/>
              <w:marRight w:val="0"/>
              <w:marTop w:val="0"/>
              <w:marBottom w:val="0"/>
              <w:divBdr>
                <w:top w:val="none" w:sz="0" w:space="0" w:color="auto"/>
                <w:left w:val="none" w:sz="0" w:space="0" w:color="auto"/>
                <w:bottom w:val="none" w:sz="0" w:space="0" w:color="auto"/>
                <w:right w:val="none" w:sz="0" w:space="0" w:color="auto"/>
              </w:divBdr>
              <w:divsChild>
                <w:div w:id="19662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019009">
      <w:bodyDiv w:val="1"/>
      <w:marLeft w:val="0"/>
      <w:marRight w:val="0"/>
      <w:marTop w:val="0"/>
      <w:marBottom w:val="0"/>
      <w:divBdr>
        <w:top w:val="none" w:sz="0" w:space="0" w:color="auto"/>
        <w:left w:val="none" w:sz="0" w:space="0" w:color="auto"/>
        <w:bottom w:val="none" w:sz="0" w:space="0" w:color="auto"/>
        <w:right w:val="none" w:sz="0" w:space="0" w:color="auto"/>
      </w:divBdr>
      <w:divsChild>
        <w:div w:id="355430556">
          <w:marLeft w:val="0"/>
          <w:marRight w:val="0"/>
          <w:marTop w:val="0"/>
          <w:marBottom w:val="0"/>
          <w:divBdr>
            <w:top w:val="none" w:sz="0" w:space="0" w:color="auto"/>
            <w:left w:val="none" w:sz="0" w:space="0" w:color="auto"/>
            <w:bottom w:val="none" w:sz="0" w:space="0" w:color="auto"/>
            <w:right w:val="none" w:sz="0" w:space="0" w:color="auto"/>
          </w:divBdr>
          <w:divsChild>
            <w:div w:id="387842362">
              <w:marLeft w:val="0"/>
              <w:marRight w:val="0"/>
              <w:marTop w:val="0"/>
              <w:marBottom w:val="0"/>
              <w:divBdr>
                <w:top w:val="none" w:sz="0" w:space="0" w:color="auto"/>
                <w:left w:val="none" w:sz="0" w:space="0" w:color="auto"/>
                <w:bottom w:val="none" w:sz="0" w:space="0" w:color="auto"/>
                <w:right w:val="none" w:sz="0" w:space="0" w:color="auto"/>
              </w:divBdr>
              <w:divsChild>
                <w:div w:id="42253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704703">
      <w:bodyDiv w:val="1"/>
      <w:marLeft w:val="0"/>
      <w:marRight w:val="0"/>
      <w:marTop w:val="0"/>
      <w:marBottom w:val="0"/>
      <w:divBdr>
        <w:top w:val="none" w:sz="0" w:space="0" w:color="auto"/>
        <w:left w:val="none" w:sz="0" w:space="0" w:color="auto"/>
        <w:bottom w:val="none" w:sz="0" w:space="0" w:color="auto"/>
        <w:right w:val="none" w:sz="0" w:space="0" w:color="auto"/>
      </w:divBdr>
    </w:div>
    <w:div w:id="1721897887">
      <w:bodyDiv w:val="1"/>
      <w:marLeft w:val="0"/>
      <w:marRight w:val="0"/>
      <w:marTop w:val="0"/>
      <w:marBottom w:val="0"/>
      <w:divBdr>
        <w:top w:val="none" w:sz="0" w:space="0" w:color="auto"/>
        <w:left w:val="none" w:sz="0" w:space="0" w:color="auto"/>
        <w:bottom w:val="none" w:sz="0" w:space="0" w:color="auto"/>
        <w:right w:val="none" w:sz="0" w:space="0" w:color="auto"/>
      </w:divBdr>
    </w:div>
    <w:div w:id="1980260036">
      <w:bodyDiv w:val="1"/>
      <w:marLeft w:val="0"/>
      <w:marRight w:val="0"/>
      <w:marTop w:val="0"/>
      <w:marBottom w:val="0"/>
      <w:divBdr>
        <w:top w:val="none" w:sz="0" w:space="0" w:color="auto"/>
        <w:left w:val="none" w:sz="0" w:space="0" w:color="auto"/>
        <w:bottom w:val="none" w:sz="0" w:space="0" w:color="auto"/>
        <w:right w:val="none" w:sz="0" w:space="0" w:color="auto"/>
      </w:divBdr>
      <w:divsChild>
        <w:div w:id="2128426721">
          <w:marLeft w:val="0"/>
          <w:marRight w:val="0"/>
          <w:marTop w:val="0"/>
          <w:marBottom w:val="0"/>
          <w:divBdr>
            <w:top w:val="none" w:sz="0" w:space="0" w:color="auto"/>
            <w:left w:val="none" w:sz="0" w:space="0" w:color="auto"/>
            <w:bottom w:val="none" w:sz="0" w:space="0" w:color="auto"/>
            <w:right w:val="none" w:sz="0" w:space="0" w:color="auto"/>
          </w:divBdr>
          <w:divsChild>
            <w:div w:id="2028096727">
              <w:marLeft w:val="0"/>
              <w:marRight w:val="0"/>
              <w:marTop w:val="0"/>
              <w:marBottom w:val="0"/>
              <w:divBdr>
                <w:top w:val="none" w:sz="0" w:space="0" w:color="auto"/>
                <w:left w:val="none" w:sz="0" w:space="0" w:color="auto"/>
                <w:bottom w:val="none" w:sz="0" w:space="0" w:color="auto"/>
                <w:right w:val="none" w:sz="0" w:space="0" w:color="auto"/>
              </w:divBdr>
              <w:divsChild>
                <w:div w:id="59856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071846">
      <w:bodyDiv w:val="1"/>
      <w:marLeft w:val="0"/>
      <w:marRight w:val="0"/>
      <w:marTop w:val="0"/>
      <w:marBottom w:val="0"/>
      <w:divBdr>
        <w:top w:val="none" w:sz="0" w:space="0" w:color="auto"/>
        <w:left w:val="none" w:sz="0" w:space="0" w:color="auto"/>
        <w:bottom w:val="none" w:sz="0" w:space="0" w:color="auto"/>
        <w:right w:val="none" w:sz="0" w:space="0" w:color="auto"/>
      </w:divBdr>
      <w:divsChild>
        <w:div w:id="628514115">
          <w:marLeft w:val="0"/>
          <w:marRight w:val="0"/>
          <w:marTop w:val="0"/>
          <w:marBottom w:val="0"/>
          <w:divBdr>
            <w:top w:val="none" w:sz="0" w:space="0" w:color="auto"/>
            <w:left w:val="none" w:sz="0" w:space="0" w:color="auto"/>
            <w:bottom w:val="none" w:sz="0" w:space="0" w:color="auto"/>
            <w:right w:val="none" w:sz="0" w:space="0" w:color="auto"/>
          </w:divBdr>
          <w:divsChild>
            <w:div w:id="1690594773">
              <w:marLeft w:val="0"/>
              <w:marRight w:val="0"/>
              <w:marTop w:val="0"/>
              <w:marBottom w:val="0"/>
              <w:divBdr>
                <w:top w:val="none" w:sz="0" w:space="0" w:color="auto"/>
                <w:left w:val="none" w:sz="0" w:space="0" w:color="auto"/>
                <w:bottom w:val="none" w:sz="0" w:space="0" w:color="auto"/>
                <w:right w:val="none" w:sz="0" w:space="0" w:color="auto"/>
              </w:divBdr>
              <w:divsChild>
                <w:div w:id="110226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emf"/><Relationship Id="rId26"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comments" Target="comments.xml"/><Relationship Id="rId17" Type="http://schemas.openxmlformats.org/officeDocument/2006/relationships/oleObject" Target="embeddings/oleObject3.bin"/><Relationship Id="rId25" Type="http://schemas.openxmlformats.org/officeDocument/2006/relationships/image" Target="media/image11.png"/><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image" Target="media/image6.png"/><Relationship Id="rId29" Type="http://schemas.openxmlformats.org/officeDocument/2006/relationships/oleObject" Target="embeddings/oleObject6.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footnotes" Target="footnotes.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3.emf"/><Relationship Id="rId10" Type="http://schemas.openxmlformats.org/officeDocument/2006/relationships/image" Target="media/image3.emf"/><Relationship Id="rId19" Type="http://schemas.openxmlformats.org/officeDocument/2006/relationships/oleObject" Target="embeddings/oleObject4.bin"/><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oleObject" Target="embeddings/oleObject1.bin"/><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oleObject" Target="embeddings/oleObject5.bin"/><Relationship Id="rId30" Type="http://schemas.openxmlformats.org/officeDocument/2006/relationships/footer" Target="footer1.xml"/><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21</Pages>
  <Words>17705</Words>
  <Characters>100919</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Sharifi, Hossein</dc:creator>
  <cp:keywords/>
  <dc:description/>
  <cp:lastModifiedBy>Sharifi, Hossein</cp:lastModifiedBy>
  <cp:revision>9</cp:revision>
  <dcterms:created xsi:type="dcterms:W3CDTF">2021-05-16T16:45:00Z</dcterms:created>
  <dcterms:modified xsi:type="dcterms:W3CDTF">2021-09-23T13:16:00Z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(#E1)</vt:lpwstr>
  </property>
  <property fmtid="{D5CDD505-2E9C-101B-9397-08002B2CF9AE}" pid="4" name="MTPreferences">
    <vt:lpwstr>[Styles]_x000d_Text=Calibri_x000d_Function=Calibri_x000d_Variable=Calibri,I_x000d_LCGreek=Symbol,I_x000d_UCGreek=Symbol_x000d_Symbol=Symbol_x000d_Vector=Calibri,B_x000d_Number=Calibri_x000d_User1=Courier_x000d_User2=Calibri_x000d_MTExtra=MT Extra_x000d__x000d_[Sizes]_x000d_Full=11 pt_x000d_Script=58% full_x000d_ScriptScript=42% full_x000d_Symbol=150% full</vt:lpwstr>
  </property>
  <property fmtid="{D5CDD505-2E9C-101B-9397-08002B2CF9AE}" pid="5" name="MTPreferences 1">
    <vt:lpwstr>_x000d_SubSymbol=100% full_x000d_User1=75% full_x000d_User2=150% full_x000d_SmallLargeIncr=1 pt_x000d__x000d_[Spacing]_x000d_LineSpacing=150% full_x000d_MatrixRowSpacing=150% full_x000d_MatrixColSpacing=100% full_x000d_SuperscriptHeight=45% full_x000d_SubscriptDepth=25% full_x000d_SubSupGap=8% full_x000d_LimHeight=25% full_x000d_LimDepth</vt:lpwstr>
  </property>
  <property fmtid="{D5CDD505-2E9C-101B-9397-08002B2CF9AE}" pid="6" name="MTPreferences 2">
    <vt:lpwstr>=100% full_x000d_LimLineSpacing=100% full_x000d_NumerHeight=35% full_x000d_DenomDepth=100% full_x000d_FractBarOver=8% full_x000d_FractBarThick=5% full_x000d_SubFractBarThick=2.5% full_x000d_FractGap=8% full_x000d_FenceOver=8% full_x000d_OperSpacing=100% normal_x000d_NonOperSpacing=100% normal_x000d_CharWidth=0% full_x000d_Min</vt:lpwstr>
  </property>
  <property fmtid="{D5CDD505-2E9C-101B-9397-08002B2CF9AE}" pid="7" name="MTPreferences 3">
    <vt:lpwstr>Gap=8% full_x000d_VertRadGap=17% full_x000d_HorizRadGap=8% full_x000d_RadWidth=100% normal_x000d_EmbellGap=12.5% full_x000d_PrimeHeight=45% full_x000d_BoxStrokeThick=5% full_x000d_StikeThruThick=5% full_x000d_MatrixLineThick=5% full_x000d_RadStrokeThick=5% full_x000d_HorizFenceGap=10% full_x000d_BoxCornerRadius=20% full</vt:lpwstr>
  </property>
  <property fmtid="{D5CDD505-2E9C-101B-9397-08002B2CF9AE}" pid="8" name="MTPreferences 4">
    <vt:lpwstr>_x000d_BoxHorizPadding=20% full_x000d_BoxVertPadding=20% full_x000d__x000d_ </vt:lpwstr>
  </property>
  <property fmtid="{D5CDD505-2E9C-101B-9397-08002B2CF9AE}" pid="9" name="MTPreferenceSource">
    <vt:lpwstr>Macintosh SSD:Applications:MathType:Preferences:Calibri+Symbol 11.eqp</vt:lpwstr>
  </property>
  <property fmtid="{D5CDD505-2E9C-101B-9397-08002B2CF9AE}" pid="10" name="MTMacEqns">
    <vt:bool>true</vt:bool>
  </property>
</Properties>
</file>